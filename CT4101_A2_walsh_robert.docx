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F60B" w14:textId="77777777" w:rsidR="00A12A56" w:rsidRPr="00CA528E" w:rsidRDefault="00DB29C4" w:rsidP="00DB29C4">
      <w:pPr>
        <w:pStyle w:val="Heading1"/>
        <w:pBdr>
          <w:bottom w:val="single" w:sz="4" w:space="1" w:color="auto"/>
        </w:pBdr>
        <w:rPr>
          <w:b/>
          <w:bCs/>
        </w:rPr>
      </w:pPr>
      <w:r w:rsidRPr="00CA528E">
        <w:rPr>
          <w:b/>
          <w:bCs/>
        </w:rPr>
        <w:t>Assignment 1 – Classification using Scikit-learn</w:t>
      </w:r>
    </w:p>
    <w:p w14:paraId="577BF1B1" w14:textId="1235BDAA" w:rsidR="00DB29C4" w:rsidRPr="00CA528E" w:rsidRDefault="00DB29C4" w:rsidP="00DB29C4">
      <w:r w:rsidRPr="00CA528E">
        <w:rPr>
          <w:b/>
          <w:bCs/>
        </w:rPr>
        <w:t>Student Name</w:t>
      </w:r>
      <w:r w:rsidRPr="00CC12DC">
        <w:t xml:space="preserve">: </w:t>
      </w:r>
      <w:r w:rsidR="00E21B54">
        <w:t>Robert Walsh</w:t>
      </w:r>
      <w:r w:rsidRPr="00CC12DC">
        <w:tab/>
        <w:t xml:space="preserve">     </w:t>
      </w:r>
      <w:r w:rsidRPr="00CC12DC">
        <w:rPr>
          <w:b/>
          <w:bCs/>
        </w:rPr>
        <w:t>Student ID</w:t>
      </w:r>
      <w:r w:rsidRPr="00CC12DC">
        <w:t xml:space="preserve">: </w:t>
      </w:r>
      <w:r w:rsidR="00E21B54">
        <w:t>18103802</w:t>
      </w:r>
      <w:r w:rsidRPr="00CC12DC">
        <w:t xml:space="preserve">     </w:t>
      </w:r>
      <w:r w:rsidRPr="00CC12DC">
        <w:rPr>
          <w:b/>
          <w:bCs/>
        </w:rPr>
        <w:t>Programme</w:t>
      </w:r>
      <w:r w:rsidRPr="00CC12DC">
        <w:t>: 4BCT</w:t>
      </w:r>
    </w:p>
    <w:p w14:paraId="48F3EA24" w14:textId="081C8BC2" w:rsidR="00DB29C4" w:rsidRPr="00CA528E" w:rsidRDefault="00DB29C4" w:rsidP="00DB29C4">
      <w:pPr>
        <w:pStyle w:val="Heading2"/>
        <w:rPr>
          <w:b/>
          <w:bCs/>
        </w:rPr>
      </w:pPr>
      <w:r w:rsidRPr="00CA528E">
        <w:rPr>
          <w:b/>
          <w:bCs/>
        </w:rPr>
        <w:t xml:space="preserve">Algorithm 1 - </w:t>
      </w:r>
      <w:r w:rsidRPr="00CC12DC">
        <w:rPr>
          <w:b/>
          <w:bCs/>
        </w:rPr>
        <w:t>&lt;</w:t>
      </w:r>
      <w:del w:id="0" w:author="Walsh, Robert" w:date="2025-10-31T13:23:00Z" w16du:dateUtc="2025-10-31T13:23:00Z">
        <w:r w:rsidRPr="00CC12DC" w:rsidDel="00B321A3">
          <w:rPr>
            <w:b/>
            <w:bCs/>
          </w:rPr>
          <w:delText>Name of Algorithm</w:delText>
        </w:r>
      </w:del>
      <w:ins w:id="1" w:author="Walsh, Robert" w:date="2025-10-31T13:23:00Z" w16du:dateUtc="2025-10-31T13:23:00Z">
        <w:r w:rsidR="00B321A3">
          <w:rPr>
            <w:b/>
            <w:bCs/>
          </w:rPr>
          <w:t>Random Forest Regressor</w:t>
        </w:r>
      </w:ins>
      <w:r w:rsidRPr="00CC12DC">
        <w:rPr>
          <w:b/>
          <w:bCs/>
        </w:rPr>
        <w:t>&gt;</w:t>
      </w:r>
    </w:p>
    <w:p w14:paraId="506A54EC" w14:textId="7C29AB27" w:rsidR="00DB29C4" w:rsidRPr="00CA528E" w:rsidRDefault="00CA528E" w:rsidP="00DB29C4">
      <w:pPr>
        <w:jc w:val="both"/>
      </w:pPr>
      <w:r w:rsidRPr="00CA528E">
        <w:t xml:space="preserve">&lt;Introduction&gt; </w:t>
      </w:r>
      <w:r w:rsidR="00DB29C4" w:rsidRPr="00CA528E">
        <w:t>Purus semper eget duis at tellus. Ultricies tristique nulla aliquet enim tortor at auctor urna nunc. Pharetra massa massa ultricies mi quis. Maecenas sed enim ut sem viverra aliquet eget sit. Feugiat sed lectus vestibulum mattis ullamcorper velit. Vitae auctor eu augue ut lectus arcu bibendum. Pellentesque dignissim enim sit amet. Massa tempor nec feugiat nisl pretium. Quam pellentesque nec nam aliquam sem et tortor. Ipsum consequat nisl vel pretium lectus quam id leo. Ipsum dolor sit amet consectetur adipiscing elit duis.</w:t>
      </w:r>
      <w:ins w:id="2" w:author="Walsh, Robert" w:date="2025-10-31T13:23:00Z" w16du:dateUtc="2025-10-31T13:23:00Z">
        <w:r w:rsidR="00B321A3">
          <w:t xml:space="preserve"> </w:t>
        </w:r>
      </w:ins>
      <w:ins w:id="3" w:author="Walsh, Robert" w:date="2025-10-31T13:24:00Z" w16du:dateUtc="2025-10-31T13:24:00Z">
        <w:r w:rsidR="00B321A3">
          <w:t xml:space="preserve">Random Forest Regressor </w:t>
        </w:r>
      </w:ins>
    </w:p>
    <w:p w14:paraId="1A48C684" w14:textId="77777777" w:rsidR="00DB29C4" w:rsidRPr="00CA528E" w:rsidRDefault="00CA528E" w:rsidP="00DB29C4">
      <w:pPr>
        <w:rPr>
          <w:b/>
          <w:bCs/>
          <w:color w:val="2F5496" w:themeColor="accent1" w:themeShade="BF"/>
        </w:rPr>
      </w:pPr>
      <w:r w:rsidRPr="00CA528E">
        <w:rPr>
          <w:b/>
          <w:bCs/>
          <w:color w:val="2F5496" w:themeColor="accent1" w:themeShade="BF"/>
        </w:rPr>
        <w:t xml:space="preserve">Detailed </w:t>
      </w:r>
      <w:r w:rsidR="00DB29C4" w:rsidRPr="00CA528E">
        <w:rPr>
          <w:b/>
          <w:bCs/>
          <w:color w:val="2F5496" w:themeColor="accent1" w:themeShade="BF"/>
        </w:rPr>
        <w:t>Description of Algorithm 1.</w:t>
      </w:r>
    </w:p>
    <w:p w14:paraId="74F47531" w14:textId="77777777" w:rsidR="00DB29C4" w:rsidRPr="00CA528E" w:rsidRDefault="00CA528E" w:rsidP="00CA528E">
      <w:pPr>
        <w:jc w:val="both"/>
      </w:pPr>
      <w:r w:rsidRPr="00CA528E">
        <w:t>Lorem ipsum dolor sit amet, consectetur adipiscing elit, sed do eiusmod tempor incididunt ut labore et dolore magna aliqua. Commodo quis imperdiet massa tincidunt. Ultrices eros in cursus turpis massa tincidunt. Massa sapien faucibus et molestie ac feugiat sed. Mauris pellentesque pulvinar pellentesque habitant morbi tristique senectus et netus. Vestibulum rhoncus est pellentesque elit ullamcorper dignissim cras tincidunt lobortis. Amet nisl suscipit adipiscing bibendum est ultricies. Mattis vulputate enim nulla aliquet porttitor. A diam sollicitudin tempor id eu. Turpis cursus in hac habitasse platea dictumst quisque. Sapien et ligula ullamcorper malesuada proin libero nunc. Nulla facilisi cras fermentum odio eu feugiat pretium. Lobortis feugiat vivamus at augue eget arcu dictum varius duis. Ullamcorper a lacus vestibulum sed arcu non odio. Felis imperdiet proin fermentum leo vel orci porta non. Amet mauris commodo quis imperdiet massa. Cursus metus aliquam eleifend mi in nulla posuere. Dui ut ornare lectus sit amet est placerat in egestas. Porttitor leo a diam sollicitudin.</w:t>
      </w:r>
    </w:p>
    <w:p w14:paraId="6140BE54" w14:textId="77777777" w:rsidR="00CA528E" w:rsidRPr="00CA528E" w:rsidRDefault="00CA528E" w:rsidP="00CA528E">
      <w:pPr>
        <w:jc w:val="center"/>
      </w:pPr>
      <w:r w:rsidRPr="00CA528E">
        <w:drawing>
          <wp:inline distT="0" distB="0" distL="0" distR="0" wp14:anchorId="2E496276" wp14:editId="505321E2">
            <wp:extent cx="1771650" cy="996528"/>
            <wp:effectExtent l="19050" t="19050" r="19050" b="13335"/>
            <wp:docPr id="1164339455" name="Picture 1"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9455" name="Picture 1" descr="A diagram of a algorithm&#10;&#10;Description automatically generated"/>
                    <pic:cNvPicPr/>
                  </pic:nvPicPr>
                  <pic:blipFill>
                    <a:blip r:embed="rId8"/>
                    <a:stretch>
                      <a:fillRect/>
                    </a:stretch>
                  </pic:blipFill>
                  <pic:spPr>
                    <a:xfrm>
                      <a:off x="0" y="0"/>
                      <a:ext cx="1798801" cy="1011800"/>
                    </a:xfrm>
                    <a:prstGeom prst="rect">
                      <a:avLst/>
                    </a:prstGeom>
                    <a:ln w="15875">
                      <a:solidFill>
                        <a:schemeClr val="accent1"/>
                      </a:solidFill>
                    </a:ln>
                  </pic:spPr>
                </pic:pic>
              </a:graphicData>
            </a:graphic>
          </wp:inline>
        </w:drawing>
      </w:r>
      <w:r w:rsidRPr="00CA528E">
        <w:t xml:space="preserve"> </w:t>
      </w:r>
      <w:r w:rsidRPr="00CA528E">
        <w:drawing>
          <wp:inline distT="0" distB="0" distL="0" distR="0" wp14:anchorId="2047ACDA" wp14:editId="78BEE130">
            <wp:extent cx="1771650" cy="996528"/>
            <wp:effectExtent l="19050" t="19050" r="19050" b="13335"/>
            <wp:docPr id="1844676450" name="Picture 1844676450"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9455" name="Picture 1" descr="A diagram of a algorithm&#10;&#10;Description automatically generated"/>
                    <pic:cNvPicPr/>
                  </pic:nvPicPr>
                  <pic:blipFill>
                    <a:blip r:embed="rId8"/>
                    <a:stretch>
                      <a:fillRect/>
                    </a:stretch>
                  </pic:blipFill>
                  <pic:spPr>
                    <a:xfrm>
                      <a:off x="0" y="0"/>
                      <a:ext cx="1798801" cy="1011800"/>
                    </a:xfrm>
                    <a:prstGeom prst="rect">
                      <a:avLst/>
                    </a:prstGeom>
                    <a:ln w="15875">
                      <a:solidFill>
                        <a:schemeClr val="accent1"/>
                      </a:solidFill>
                    </a:ln>
                  </pic:spPr>
                </pic:pic>
              </a:graphicData>
            </a:graphic>
          </wp:inline>
        </w:drawing>
      </w:r>
      <w:r w:rsidRPr="00CA528E">
        <w:t xml:space="preserve"> </w:t>
      </w:r>
      <w:r w:rsidRPr="00CA528E">
        <w:drawing>
          <wp:inline distT="0" distB="0" distL="0" distR="0" wp14:anchorId="4DD1DEE8" wp14:editId="0761367D">
            <wp:extent cx="1771650" cy="996528"/>
            <wp:effectExtent l="19050" t="19050" r="19050" b="13335"/>
            <wp:docPr id="805001314" name="Picture 805001314"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9455" name="Picture 1" descr="A diagram of a algorithm&#10;&#10;Description automatically generated"/>
                    <pic:cNvPicPr/>
                  </pic:nvPicPr>
                  <pic:blipFill>
                    <a:blip r:embed="rId8"/>
                    <a:stretch>
                      <a:fillRect/>
                    </a:stretch>
                  </pic:blipFill>
                  <pic:spPr>
                    <a:xfrm>
                      <a:off x="0" y="0"/>
                      <a:ext cx="1798801" cy="1011800"/>
                    </a:xfrm>
                    <a:prstGeom prst="rect">
                      <a:avLst/>
                    </a:prstGeom>
                    <a:ln w="15875">
                      <a:solidFill>
                        <a:schemeClr val="accent1"/>
                      </a:solidFill>
                    </a:ln>
                  </pic:spPr>
                </pic:pic>
              </a:graphicData>
            </a:graphic>
          </wp:inline>
        </w:drawing>
      </w:r>
    </w:p>
    <w:p w14:paraId="0BD27B27" w14:textId="77777777" w:rsidR="00CA528E" w:rsidRPr="00CA528E" w:rsidRDefault="00CA528E" w:rsidP="00CA528E">
      <w:pPr>
        <w:pStyle w:val="Caption"/>
        <w:jc w:val="center"/>
        <w:rPr>
          <w:color w:val="auto"/>
        </w:rPr>
      </w:pPr>
      <w:r w:rsidRPr="00CA528E">
        <w:t xml:space="preserve">Figure </w:t>
      </w:r>
      <w:r w:rsidRPr="00CA528E">
        <w:fldChar w:fldCharType="begin"/>
      </w:r>
      <w:r w:rsidRPr="00CA528E">
        <w:instrText xml:space="preserve"> SEQ Figure \* ARABIC </w:instrText>
      </w:r>
      <w:r w:rsidRPr="00CA528E">
        <w:fldChar w:fldCharType="separate"/>
      </w:r>
      <w:r w:rsidR="00A8683F">
        <w:t>1</w:t>
      </w:r>
      <w:r w:rsidRPr="00CA528E">
        <w:fldChar w:fldCharType="end"/>
      </w:r>
      <w:r w:rsidRPr="00CA528E">
        <w:t>: Graphic illustration of how the algorithm works</w:t>
      </w:r>
    </w:p>
    <w:p w14:paraId="24CB4A75" w14:textId="77777777" w:rsidR="00DB29C4" w:rsidRPr="00CA528E" w:rsidRDefault="00DB29C4" w:rsidP="00DB29C4">
      <w:pPr>
        <w:rPr>
          <w:b/>
          <w:bCs/>
          <w:color w:val="2F5496" w:themeColor="accent1" w:themeShade="BF"/>
        </w:rPr>
      </w:pPr>
      <w:r w:rsidRPr="00CA528E">
        <w:rPr>
          <w:b/>
          <w:bCs/>
          <w:color w:val="2F5496" w:themeColor="accent1" w:themeShade="BF"/>
        </w:rPr>
        <w:t>Why I choose this algorithm.</w:t>
      </w:r>
    </w:p>
    <w:p w14:paraId="25F42254" w14:textId="77777777" w:rsidR="00CA528E" w:rsidRPr="00CA528E" w:rsidRDefault="00CA528E" w:rsidP="00CA528E">
      <w:pPr>
        <w:jc w:val="both"/>
      </w:pPr>
      <w:r w:rsidRPr="00CA528E">
        <w:t xml:space="preserve">Nunc eget lorem dolor sed. Duis convallis convallis tellus id interdum. In hendrerit gravida rutrum quisque non tellus orci. Sed libero enim sed faucibus turpis in eu. Sem viverra aliquet eget sit amet tellus cras adipiscing enim. Nulla facilisi cras fermentum odio. Imperdiet nulla malesuada pellentesque elit eget gravida cum sociis. Tortor vitae purus faucibus ornare suspendisse sed nisi lacus. Dapibus ultrices in iaculis nunc sed augue lacus viverra vitae. Tellus id interdum velit laoreet id donec ultrices tincidunt. Magna ac placerat vestibulum lectus. Diam donec adipiscing tristique risus nec feugiat in fermentum. </w:t>
      </w:r>
    </w:p>
    <w:p w14:paraId="21D5B05B" w14:textId="77777777" w:rsidR="00DB29C4" w:rsidRPr="00CA528E" w:rsidRDefault="00DB29C4" w:rsidP="00DB29C4">
      <w:pPr>
        <w:rPr>
          <w:b/>
          <w:bCs/>
          <w:color w:val="2F5496" w:themeColor="accent1" w:themeShade="BF"/>
        </w:rPr>
      </w:pPr>
      <w:r w:rsidRPr="00CA528E">
        <w:rPr>
          <w:b/>
          <w:bCs/>
          <w:color w:val="2F5496" w:themeColor="accent1" w:themeShade="BF"/>
        </w:rPr>
        <w:t>Hyperparameter Details for Tuning.</w:t>
      </w:r>
    </w:p>
    <w:p w14:paraId="1DDB639C" w14:textId="77777777" w:rsidR="00DB29C4" w:rsidRPr="00CA528E" w:rsidRDefault="00CA528E" w:rsidP="00DB29C4">
      <w:r w:rsidRPr="00CA528E">
        <w:rPr>
          <w:i/>
          <w:iCs/>
          <w:u w:val="single"/>
        </w:rPr>
        <w:t>Hyperparamer 1</w:t>
      </w:r>
      <w:r w:rsidRPr="00CA528E">
        <w:rPr>
          <w:i/>
          <w:iCs/>
        </w:rPr>
        <w:t>:</w:t>
      </w:r>
      <w:r w:rsidRPr="00CA528E">
        <w:t xml:space="preserve"> purus faucibus ornare suspendisse sed nisi lacus. Dapibus ultrices in iaculis nunc sed augue lacus viverra vitae. ornare suspendisse sed nisi lacus. Dapibus ultrices in</w:t>
      </w:r>
    </w:p>
    <w:p w14:paraId="04891544" w14:textId="77777777" w:rsidR="00CA528E" w:rsidRPr="00CA528E" w:rsidRDefault="00CA528E" w:rsidP="00CA528E">
      <w:r w:rsidRPr="00CA528E">
        <w:rPr>
          <w:i/>
          <w:iCs/>
          <w:u w:val="single"/>
        </w:rPr>
        <w:t>Hyperparamer 2</w:t>
      </w:r>
      <w:r w:rsidRPr="00CA528E">
        <w:rPr>
          <w:i/>
          <w:iCs/>
        </w:rPr>
        <w:t>:</w:t>
      </w:r>
      <w:r w:rsidRPr="00CA528E">
        <w:t xml:space="preserve"> purus faucibus ornare suspendisse sed nisi lacus. Dapibus ultrices in iaculis nunc sed augue lacus viverra vitae. ornare suspendisse sed nisi lacus. Dapibus ultrices in</w:t>
      </w:r>
    </w:p>
    <w:p w14:paraId="1A019105" w14:textId="77777777" w:rsidR="00CA528E" w:rsidRPr="00CA528E" w:rsidRDefault="00CA528E" w:rsidP="00CA528E">
      <w:pPr>
        <w:pStyle w:val="Heading2"/>
        <w:rPr>
          <w:b/>
          <w:bCs/>
        </w:rPr>
      </w:pPr>
      <w:r w:rsidRPr="00CA528E">
        <w:rPr>
          <w:b/>
          <w:bCs/>
        </w:rPr>
        <w:lastRenderedPageBreak/>
        <w:t xml:space="preserve">Algorithm </w:t>
      </w:r>
      <w:r>
        <w:rPr>
          <w:b/>
          <w:bCs/>
        </w:rPr>
        <w:t>2</w:t>
      </w:r>
      <w:r w:rsidRPr="00CA528E">
        <w:rPr>
          <w:b/>
          <w:bCs/>
        </w:rPr>
        <w:t xml:space="preserve"> </w:t>
      </w:r>
      <w:r w:rsidRPr="00CC12DC">
        <w:rPr>
          <w:b/>
          <w:bCs/>
        </w:rPr>
        <w:t>- &lt;Name of Algorithm&gt;</w:t>
      </w:r>
    </w:p>
    <w:p w14:paraId="492532F3" w14:textId="77777777" w:rsidR="00CA528E" w:rsidRPr="00CA528E" w:rsidRDefault="00CA528E" w:rsidP="00CA528E">
      <w:pPr>
        <w:jc w:val="both"/>
      </w:pPr>
      <w:r w:rsidRPr="00CA528E">
        <w:t>&lt;Introduction&gt; Purus semper eget duis at tellus. Ultricies tristique nulla aliquet enim tortor at auctor urna nunc. Pharetra massa massa ultricies mi quis. Maecenas sed enim ut sem viverra aliquet eget sit. Feugiat sed lectus vestibulum mattis ullamcorper velit. Vitae auctor eu augue ut lectus arcu bibendum. Pellentesque dignissim enim sit amet. Massa tempor nec feugiat nisl pretium. Quam pellentesque nec nam aliquam sem et tortor. Ipsum consequat nisl vel pretium lectus quam id leo. Ipsum dolor sit amet consectetur adipiscing elit duis.</w:t>
      </w:r>
    </w:p>
    <w:p w14:paraId="33206EB8" w14:textId="77777777" w:rsidR="00CA528E" w:rsidRPr="00CA528E" w:rsidRDefault="00CA528E" w:rsidP="00CA528E">
      <w:pPr>
        <w:rPr>
          <w:b/>
          <w:bCs/>
          <w:color w:val="2F5496" w:themeColor="accent1" w:themeShade="BF"/>
        </w:rPr>
      </w:pPr>
      <w:r w:rsidRPr="00CA528E">
        <w:rPr>
          <w:b/>
          <w:bCs/>
          <w:color w:val="2F5496" w:themeColor="accent1" w:themeShade="BF"/>
        </w:rPr>
        <w:t xml:space="preserve">Detailed Description of Algorithm </w:t>
      </w:r>
      <w:r w:rsidR="00A8683F">
        <w:rPr>
          <w:b/>
          <w:bCs/>
          <w:color w:val="2F5496" w:themeColor="accent1" w:themeShade="BF"/>
        </w:rPr>
        <w:t>2</w:t>
      </w:r>
      <w:r w:rsidRPr="00CA528E">
        <w:rPr>
          <w:b/>
          <w:bCs/>
          <w:color w:val="2F5496" w:themeColor="accent1" w:themeShade="BF"/>
        </w:rPr>
        <w:t>.</w:t>
      </w:r>
    </w:p>
    <w:p w14:paraId="7E444588" w14:textId="77777777" w:rsidR="00CA528E" w:rsidRPr="00CA528E" w:rsidRDefault="00CA528E" w:rsidP="00CA528E">
      <w:pPr>
        <w:jc w:val="both"/>
      </w:pPr>
      <w:r w:rsidRPr="00CA528E">
        <w:t>Lorem ipsum dolor sit amet, consectetur adipiscing elit, sed do eiusmod tempor incididunt ut labore et dolore magna aliqua. Commodo quis imperdiet massa tincidunt. Ultrices eros in cursus turpis massa tincidunt. Massa sapien faucibus et molestie ac feugiat sed. Mauris pellentesque pulvinar pellentesque habitant morbi tristique senectus et netus. Vestibulum rhoncus est pellentesque elit ullamcorper dignissim cras tincidunt lobortis. Amet nisl suscipit adipiscing bibendum est ultricies. Mattis vulputate enim nulla aliquet porttitor. A diam sollicitudin tempor id eu. Turpis cursus in hac habitasse platea dictumst quisque. Sapien et ligula ullamcorper malesuada proin libero nunc. Nulla facilisi cras fermentum odio eu feugiat pretium. Lobortis feugiat vivamus at augue eget arcu dictum varius duis. Ullamcorper a lacus vestibulum sed arcu non odio. Felis imperdiet proin fermentum leo vel orci porta non. Amet mauris commodo quis imperdiet massa. Cursus metus aliquam eleifend mi in nulla posuere. Dui ut ornare lectus sit amet est placerat in egestas. Porttitor leo a diam sollicitudin.</w:t>
      </w:r>
    </w:p>
    <w:p w14:paraId="1C2C778E" w14:textId="77777777" w:rsidR="00CA528E" w:rsidRPr="00CA528E" w:rsidRDefault="00CA528E" w:rsidP="00CA528E">
      <w:pPr>
        <w:jc w:val="center"/>
      </w:pPr>
      <w:r w:rsidRPr="00CA528E">
        <w:drawing>
          <wp:inline distT="0" distB="0" distL="0" distR="0" wp14:anchorId="37740279" wp14:editId="788FA41C">
            <wp:extent cx="1771650" cy="996528"/>
            <wp:effectExtent l="19050" t="19050" r="19050" b="13335"/>
            <wp:docPr id="226663759" name="Picture 226663759"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9455" name="Picture 1" descr="A diagram of a algorithm&#10;&#10;Description automatically generated"/>
                    <pic:cNvPicPr/>
                  </pic:nvPicPr>
                  <pic:blipFill>
                    <a:blip r:embed="rId8"/>
                    <a:stretch>
                      <a:fillRect/>
                    </a:stretch>
                  </pic:blipFill>
                  <pic:spPr>
                    <a:xfrm>
                      <a:off x="0" y="0"/>
                      <a:ext cx="1798801" cy="1011800"/>
                    </a:xfrm>
                    <a:prstGeom prst="rect">
                      <a:avLst/>
                    </a:prstGeom>
                    <a:ln w="15875">
                      <a:solidFill>
                        <a:schemeClr val="accent1"/>
                      </a:solidFill>
                    </a:ln>
                  </pic:spPr>
                </pic:pic>
              </a:graphicData>
            </a:graphic>
          </wp:inline>
        </w:drawing>
      </w:r>
      <w:r w:rsidRPr="00CA528E">
        <w:t xml:space="preserve"> </w:t>
      </w:r>
      <w:r w:rsidRPr="00CA528E">
        <w:drawing>
          <wp:inline distT="0" distB="0" distL="0" distR="0" wp14:anchorId="3997C34E" wp14:editId="0E2C4801">
            <wp:extent cx="1771650" cy="996528"/>
            <wp:effectExtent l="19050" t="19050" r="19050" b="13335"/>
            <wp:docPr id="1378559098" name="Picture 1378559098"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9455" name="Picture 1" descr="A diagram of a algorithm&#10;&#10;Description automatically generated"/>
                    <pic:cNvPicPr/>
                  </pic:nvPicPr>
                  <pic:blipFill>
                    <a:blip r:embed="rId8"/>
                    <a:stretch>
                      <a:fillRect/>
                    </a:stretch>
                  </pic:blipFill>
                  <pic:spPr>
                    <a:xfrm>
                      <a:off x="0" y="0"/>
                      <a:ext cx="1798801" cy="1011800"/>
                    </a:xfrm>
                    <a:prstGeom prst="rect">
                      <a:avLst/>
                    </a:prstGeom>
                    <a:ln w="15875">
                      <a:solidFill>
                        <a:schemeClr val="accent1"/>
                      </a:solidFill>
                    </a:ln>
                  </pic:spPr>
                </pic:pic>
              </a:graphicData>
            </a:graphic>
          </wp:inline>
        </w:drawing>
      </w:r>
      <w:r w:rsidRPr="00CA528E">
        <w:t xml:space="preserve"> </w:t>
      </w:r>
      <w:r w:rsidRPr="00CA528E">
        <w:drawing>
          <wp:inline distT="0" distB="0" distL="0" distR="0" wp14:anchorId="53D2F879" wp14:editId="5F9316F1">
            <wp:extent cx="1771650" cy="996528"/>
            <wp:effectExtent l="19050" t="19050" r="19050" b="13335"/>
            <wp:docPr id="400092698" name="Picture 400092698"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9455" name="Picture 1" descr="A diagram of a algorithm&#10;&#10;Description automatically generated"/>
                    <pic:cNvPicPr/>
                  </pic:nvPicPr>
                  <pic:blipFill>
                    <a:blip r:embed="rId8"/>
                    <a:stretch>
                      <a:fillRect/>
                    </a:stretch>
                  </pic:blipFill>
                  <pic:spPr>
                    <a:xfrm>
                      <a:off x="0" y="0"/>
                      <a:ext cx="1798801" cy="1011800"/>
                    </a:xfrm>
                    <a:prstGeom prst="rect">
                      <a:avLst/>
                    </a:prstGeom>
                    <a:ln w="15875">
                      <a:solidFill>
                        <a:schemeClr val="accent1"/>
                      </a:solidFill>
                    </a:ln>
                  </pic:spPr>
                </pic:pic>
              </a:graphicData>
            </a:graphic>
          </wp:inline>
        </w:drawing>
      </w:r>
    </w:p>
    <w:p w14:paraId="70F353E1" w14:textId="77777777" w:rsidR="00CA528E" w:rsidRPr="00CA528E" w:rsidRDefault="00CA528E" w:rsidP="00CA528E">
      <w:pPr>
        <w:pStyle w:val="Caption"/>
        <w:jc w:val="center"/>
        <w:rPr>
          <w:color w:val="auto"/>
        </w:rPr>
      </w:pPr>
      <w:r w:rsidRPr="00CA528E">
        <w:t xml:space="preserve">Figure </w:t>
      </w:r>
      <w:r w:rsidRPr="00CA528E">
        <w:fldChar w:fldCharType="begin"/>
      </w:r>
      <w:r w:rsidRPr="00CA528E">
        <w:instrText xml:space="preserve"> SEQ Figure \* ARABIC </w:instrText>
      </w:r>
      <w:r w:rsidRPr="00CA528E">
        <w:fldChar w:fldCharType="separate"/>
      </w:r>
      <w:r w:rsidR="00A8683F">
        <w:t>2</w:t>
      </w:r>
      <w:r w:rsidRPr="00CA528E">
        <w:fldChar w:fldCharType="end"/>
      </w:r>
      <w:r w:rsidRPr="00CA528E">
        <w:t>: Graphic illustration of how the algorithm works</w:t>
      </w:r>
    </w:p>
    <w:p w14:paraId="41E5E203" w14:textId="77777777" w:rsidR="00CA528E" w:rsidRPr="00CA528E" w:rsidRDefault="00CA528E" w:rsidP="00CA528E">
      <w:pPr>
        <w:rPr>
          <w:b/>
          <w:bCs/>
          <w:color w:val="2F5496" w:themeColor="accent1" w:themeShade="BF"/>
        </w:rPr>
      </w:pPr>
      <w:r w:rsidRPr="00CA528E">
        <w:rPr>
          <w:b/>
          <w:bCs/>
          <w:color w:val="2F5496" w:themeColor="accent1" w:themeShade="BF"/>
        </w:rPr>
        <w:t>Why I choose this algorithm.</w:t>
      </w:r>
    </w:p>
    <w:p w14:paraId="2B1C6FEC" w14:textId="77777777" w:rsidR="00CA528E" w:rsidRPr="00CA528E" w:rsidRDefault="00CA528E" w:rsidP="00CA528E">
      <w:pPr>
        <w:jc w:val="both"/>
      </w:pPr>
      <w:r w:rsidRPr="00CA528E">
        <w:t xml:space="preserve">Nunc eget lorem dolor sed. Duis convallis convallis tellus id interdum. In hendrerit gravida rutrum quisque non tellus orci. Sed libero enim sed faucibus turpis in eu. Sem viverra aliquet eget sit amet tellus cras adipiscing enim. Nulla facilisi cras fermentum odio. Imperdiet nulla malesuada pellentesque elit eget gravida cum sociis. Tortor vitae purus faucibus ornare suspendisse sed nisi lacus. Dapibus ultrices in iaculis nunc sed augue lacus viverra vitae. Tellus id interdum velit laoreet id donec ultrices tincidunt. Magna ac placerat vestibulum lectus. Diam donec adipiscing tristique risus nec feugiat in fermentum. </w:t>
      </w:r>
    </w:p>
    <w:p w14:paraId="7CFE7A9C" w14:textId="77777777" w:rsidR="00CA528E" w:rsidRPr="00CA528E" w:rsidRDefault="00CA528E" w:rsidP="00CA528E">
      <w:pPr>
        <w:rPr>
          <w:b/>
          <w:bCs/>
          <w:color w:val="2F5496" w:themeColor="accent1" w:themeShade="BF"/>
        </w:rPr>
      </w:pPr>
      <w:r w:rsidRPr="00CA528E">
        <w:rPr>
          <w:b/>
          <w:bCs/>
          <w:color w:val="2F5496" w:themeColor="accent1" w:themeShade="BF"/>
        </w:rPr>
        <w:t>Hyperparameter Details for Tuning.</w:t>
      </w:r>
    </w:p>
    <w:p w14:paraId="49B2B69F" w14:textId="77777777" w:rsidR="00CA528E" w:rsidRPr="00CA528E" w:rsidRDefault="00CA528E" w:rsidP="00CA528E">
      <w:r w:rsidRPr="00CA528E">
        <w:rPr>
          <w:i/>
          <w:iCs/>
          <w:u w:val="single"/>
        </w:rPr>
        <w:t>Hyperparamer 1</w:t>
      </w:r>
      <w:r w:rsidRPr="00CA528E">
        <w:rPr>
          <w:i/>
          <w:iCs/>
        </w:rPr>
        <w:t>:</w:t>
      </w:r>
      <w:r w:rsidRPr="00CA528E">
        <w:t xml:space="preserve"> purus faucibus ornare suspendisse sed nisi lacus. Dapibus ultrices in iaculis nunc sed augue lacus viverra vitae.</w:t>
      </w:r>
      <w:r>
        <w:t xml:space="preserve"> </w:t>
      </w:r>
      <w:r w:rsidRPr="00CA528E">
        <w:t>purus faucibus ornare suspendisse sed nisi lacus. Dapibus ultrices in iaculis nunc sed augue lacus viverra vitae.</w:t>
      </w:r>
    </w:p>
    <w:p w14:paraId="6814C6A7" w14:textId="77777777" w:rsidR="00CA528E" w:rsidRPr="00CA528E" w:rsidRDefault="00CA528E" w:rsidP="00CA528E">
      <w:r w:rsidRPr="00CA528E">
        <w:rPr>
          <w:i/>
          <w:iCs/>
          <w:u w:val="single"/>
        </w:rPr>
        <w:t>Hyperparamer 2</w:t>
      </w:r>
      <w:r w:rsidRPr="00CA528E">
        <w:rPr>
          <w:i/>
          <w:iCs/>
        </w:rPr>
        <w:t>:</w:t>
      </w:r>
      <w:r w:rsidRPr="00CA528E">
        <w:t xml:space="preserve"> purus faucibus ornare suspendisse sed nisi lacus. Dapibus ultrices in iaculis nunc sed augue lacus viverra vitae.</w:t>
      </w:r>
      <w:r>
        <w:t xml:space="preserve"> </w:t>
      </w:r>
      <w:r w:rsidRPr="00CA528E">
        <w:t>purus faucibus ornare suspendisse sed nisi lacus. Dapibus ultrices in iaculis nunc sed augue lacus viverra vitae.</w:t>
      </w:r>
    </w:p>
    <w:p w14:paraId="0015ED28" w14:textId="77777777" w:rsidR="00DB29C4" w:rsidRPr="00CA528E" w:rsidRDefault="00DB29C4" w:rsidP="00DB29C4"/>
    <w:p w14:paraId="6437CE01" w14:textId="77777777" w:rsidR="00DB29C4" w:rsidRPr="00065FD2" w:rsidRDefault="00065FD2" w:rsidP="00DB29C4">
      <w:pPr>
        <w:rPr>
          <w:rFonts w:asciiTheme="majorHAnsi" w:eastAsiaTheme="majorEastAsia" w:hAnsiTheme="majorHAnsi" w:cstheme="majorBidi"/>
          <w:b/>
          <w:bCs/>
          <w:color w:val="2F5496" w:themeColor="accent1" w:themeShade="BF"/>
          <w:sz w:val="26"/>
          <w:szCs w:val="26"/>
        </w:rPr>
      </w:pPr>
      <w:r w:rsidRPr="00065FD2">
        <w:rPr>
          <w:rFonts w:asciiTheme="majorHAnsi" w:eastAsiaTheme="majorEastAsia" w:hAnsiTheme="majorHAnsi" w:cstheme="majorBidi"/>
          <w:b/>
          <w:bCs/>
          <w:color w:val="2F5496" w:themeColor="accent1" w:themeShade="BF"/>
          <w:sz w:val="26"/>
          <w:szCs w:val="26"/>
        </w:rPr>
        <w:lastRenderedPageBreak/>
        <w:t xml:space="preserve">Algorithm 1 - </w:t>
      </w:r>
      <w:r w:rsidRPr="00065FD2">
        <w:rPr>
          <w:rFonts w:asciiTheme="majorHAnsi" w:eastAsiaTheme="majorEastAsia" w:hAnsiTheme="majorHAnsi" w:cstheme="majorBidi"/>
          <w:b/>
          <w:bCs/>
          <w:color w:val="2F5496" w:themeColor="accent1" w:themeShade="BF"/>
          <w:sz w:val="26"/>
          <w:szCs w:val="26"/>
          <w:highlight w:val="yellow"/>
        </w:rPr>
        <w:t>&lt;Name of Algorithm&gt;</w:t>
      </w:r>
      <w:r w:rsidRPr="00065FD2">
        <w:rPr>
          <w:rFonts w:asciiTheme="majorHAnsi" w:eastAsiaTheme="majorEastAsia" w:hAnsiTheme="majorHAnsi" w:cstheme="majorBidi"/>
          <w:b/>
          <w:bCs/>
          <w:color w:val="2F5496" w:themeColor="accent1" w:themeShade="BF"/>
          <w:sz w:val="26"/>
          <w:szCs w:val="26"/>
        </w:rPr>
        <w:t xml:space="preserve"> - Model Training and Evaluation</w:t>
      </w:r>
    </w:p>
    <w:p w14:paraId="4BE6D83A" w14:textId="77777777" w:rsidR="00DB29C4" w:rsidRPr="00CA528E" w:rsidRDefault="00065FD2" w:rsidP="00065FD2">
      <w:pPr>
        <w:jc w:val="both"/>
      </w:pPr>
      <w:r w:rsidRPr="00CA528E">
        <w:t>&lt;Introduction&gt; Purus semper eget duis at tellus. Ultricies tristique nulla aliquet enim tortor at auctor urna nunc. Pharetra massa massa ultricies mi quis. Maecenas sed enim ut sem viverra aliquet eget sit. Feugiat sed lectus vestibulum mattis ullamcorper velit. Vitae auctor eu augue ut lectus arcu bibendum. Pellentesque dignissim enim sit amet. Massa tempor nec feugiat nisl pretium</w:t>
      </w:r>
    </w:p>
    <w:p w14:paraId="720204B4" w14:textId="77777777" w:rsidR="00DB29C4" w:rsidRDefault="00065FD2" w:rsidP="00DB29C4">
      <w:pPr>
        <w:rPr>
          <w:b/>
          <w:bCs/>
          <w:color w:val="2F5496" w:themeColor="accent1" w:themeShade="BF"/>
        </w:rPr>
      </w:pPr>
      <w:r w:rsidRPr="00065FD2">
        <w:rPr>
          <w:b/>
          <w:bCs/>
          <w:color w:val="2F5496" w:themeColor="accent1" w:themeShade="BF"/>
        </w:rPr>
        <w:t>Data Preprocessing and Visualisation</w:t>
      </w:r>
    </w:p>
    <w:p w14:paraId="527B7336" w14:textId="77777777" w:rsidR="00065FD2" w:rsidRDefault="00065FD2" w:rsidP="00A8683F">
      <w:pPr>
        <w:jc w:val="both"/>
      </w:pPr>
      <w:r w:rsidRPr="00CA528E">
        <w:t>Nulla facilisi cras fermentum odio. Imperdiet nulla malesuada pellentesque elit eget gravida cum sociis. Tortor vitae purus faucibus ornare suspendisse sed nisi lacus. Dapibus ultrices in iaculis nunc sed augue lacus viverra vitae. Tellus id interdum velit laoreet id donec ultrices tincidunt. Magna ac placerat vestibulum lectus. Diam</w:t>
      </w:r>
    </w:p>
    <w:p w14:paraId="64FFC857" w14:textId="77777777" w:rsidR="00065FD2" w:rsidRDefault="00065FD2" w:rsidP="00065FD2">
      <w:pPr>
        <w:jc w:val="center"/>
        <w:rPr>
          <w:b/>
          <w:bCs/>
          <w:color w:val="2F5496" w:themeColor="accent1" w:themeShade="BF"/>
        </w:rPr>
      </w:pPr>
      <w:r>
        <w:drawing>
          <wp:inline distT="0" distB="0" distL="0" distR="0" wp14:anchorId="28E4055A" wp14:editId="12435237">
            <wp:extent cx="2028825" cy="1395182"/>
            <wp:effectExtent l="0" t="0" r="0" b="0"/>
            <wp:docPr id="885857850" name="Picture 3" descr="k-Nearest Neighbors - 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Nearest Neighbors - Introduction to Machine Learn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3554" cy="1405311"/>
                    </a:xfrm>
                    <a:prstGeom prst="rect">
                      <a:avLst/>
                    </a:prstGeom>
                    <a:noFill/>
                    <a:ln>
                      <a:noFill/>
                    </a:ln>
                  </pic:spPr>
                </pic:pic>
              </a:graphicData>
            </a:graphic>
          </wp:inline>
        </w:drawing>
      </w:r>
    </w:p>
    <w:p w14:paraId="43B596C2" w14:textId="77777777" w:rsidR="00065FD2" w:rsidRPr="00065FD2" w:rsidRDefault="00065FD2" w:rsidP="00065FD2">
      <w:pPr>
        <w:pStyle w:val="Caption"/>
        <w:jc w:val="center"/>
        <w:rPr>
          <w:b/>
          <w:bCs/>
          <w:color w:val="2F5496" w:themeColor="accent1" w:themeShade="BF"/>
        </w:rPr>
      </w:pPr>
      <w:r>
        <w:t xml:space="preserve">Figure </w:t>
      </w:r>
      <w:r>
        <w:fldChar w:fldCharType="begin"/>
      </w:r>
      <w:r>
        <w:instrText xml:space="preserve"> SEQ Figure \* ARABIC </w:instrText>
      </w:r>
      <w:r>
        <w:fldChar w:fldCharType="separate"/>
      </w:r>
      <w:r w:rsidR="00A8683F">
        <w:t>3</w:t>
      </w:r>
      <w:r>
        <w:fldChar w:fldCharType="end"/>
      </w:r>
      <w:r>
        <w:t>: Visualisation of the dataset before training</w:t>
      </w:r>
    </w:p>
    <w:p w14:paraId="2865728F" w14:textId="77777777" w:rsidR="00065FD2" w:rsidRDefault="00065FD2" w:rsidP="00DB29C4">
      <w:pPr>
        <w:rPr>
          <w:b/>
          <w:bCs/>
          <w:color w:val="2F5496" w:themeColor="accent1" w:themeShade="BF"/>
        </w:rPr>
      </w:pPr>
      <w:r w:rsidRPr="00065FD2">
        <w:rPr>
          <w:b/>
          <w:bCs/>
          <w:color w:val="2F5496" w:themeColor="accent1" w:themeShade="BF"/>
        </w:rPr>
        <w:t>Training and Evaluation Details</w:t>
      </w:r>
    </w:p>
    <w:p w14:paraId="56E8A8DF" w14:textId="77777777" w:rsidR="00065FD2" w:rsidRPr="00CA528E" w:rsidRDefault="00065FD2" w:rsidP="00065FD2">
      <w:pPr>
        <w:jc w:val="both"/>
      </w:pPr>
      <w:r w:rsidRPr="00CA528E">
        <w:t xml:space="preserve">Nunc eget lorem dolor sed. Duis convallis convallis tellus id interdum. In hendrerit gravida rutrum quisque non tellus orci. Sed libero enim sed faucibus turpis in eu. Sem viverra aliquet eget sit amet tellus cras adipiscing enim. Nulla facilisi cras fermentum odio. Imperdiet nulla malesuada pellentesque elit eget gravida cum sociis. Tortor vitae purus faucibus ornare suspendisse sed nisi lacus. Dapibus ultrices in iaculis nunc sed augue lacus viverra vitae. Tellus id interdum velit laoreet id donec ultrices tincidunt. Magna ac placerat vestibulum lectus. Diam donec adipiscing tristique risus nec feugiat in fermentum. </w:t>
      </w:r>
    </w:p>
    <w:p w14:paraId="36A35372" w14:textId="77777777" w:rsidR="00065FD2" w:rsidRDefault="00065FD2" w:rsidP="00DB29C4">
      <w:pPr>
        <w:rPr>
          <w:b/>
          <w:bCs/>
          <w:color w:val="2F5496" w:themeColor="accent1" w:themeShade="BF"/>
        </w:rPr>
      </w:pPr>
    </w:p>
    <w:p w14:paraId="32C50D7D" w14:textId="77777777" w:rsidR="00065FD2" w:rsidRDefault="00065FD2" w:rsidP="00065FD2">
      <w:pPr>
        <w:jc w:val="center"/>
        <w:rPr>
          <w:b/>
          <w:bCs/>
          <w:color w:val="2F5496" w:themeColor="accent1" w:themeShade="BF"/>
        </w:rPr>
      </w:pPr>
      <w:r>
        <w:drawing>
          <wp:inline distT="0" distB="0" distL="0" distR="0" wp14:anchorId="072D271B" wp14:editId="6A41E1BE">
            <wp:extent cx="2457450" cy="797460"/>
            <wp:effectExtent l="0" t="0" r="0" b="3175"/>
            <wp:docPr id="1735710196" name="Picture 1" descr="metric - How to interpret classification report of scikit-learn? - Data  Science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ric - How to interpret classification report of scikit-learn? - Data  Science Stack Exchan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3340" cy="802616"/>
                    </a:xfrm>
                    <a:prstGeom prst="rect">
                      <a:avLst/>
                    </a:prstGeom>
                    <a:noFill/>
                    <a:ln>
                      <a:noFill/>
                    </a:ln>
                  </pic:spPr>
                </pic:pic>
              </a:graphicData>
            </a:graphic>
          </wp:inline>
        </w:drawing>
      </w:r>
      <w:r>
        <w:drawing>
          <wp:inline distT="0" distB="0" distL="0" distR="0" wp14:anchorId="7C7E12EE" wp14:editId="0BA93DA8">
            <wp:extent cx="2628900" cy="853096"/>
            <wp:effectExtent l="0" t="0" r="0" b="4445"/>
            <wp:docPr id="1660544518" name="Picture 2" descr="metric - How to interpret classification report of scikit-learn? - Data  Science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tric - How to interpret classification report of scikit-learn? - Data  Science Stack Exchan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1564" cy="863696"/>
                    </a:xfrm>
                    <a:prstGeom prst="rect">
                      <a:avLst/>
                    </a:prstGeom>
                    <a:noFill/>
                    <a:ln>
                      <a:noFill/>
                    </a:ln>
                  </pic:spPr>
                </pic:pic>
              </a:graphicData>
            </a:graphic>
          </wp:inline>
        </w:drawing>
      </w:r>
    </w:p>
    <w:p w14:paraId="4CA33C6A" w14:textId="77777777" w:rsidR="00065FD2" w:rsidRPr="00065FD2" w:rsidRDefault="00065FD2" w:rsidP="00065FD2">
      <w:pPr>
        <w:pStyle w:val="Caption"/>
        <w:jc w:val="center"/>
        <w:rPr>
          <w:b/>
          <w:bCs/>
          <w:color w:val="2F5496" w:themeColor="accent1" w:themeShade="BF"/>
        </w:rPr>
      </w:pPr>
      <w:r>
        <w:t xml:space="preserve">Figure </w:t>
      </w:r>
      <w:r>
        <w:fldChar w:fldCharType="begin"/>
      </w:r>
      <w:r>
        <w:instrText xml:space="preserve"> SEQ Figure \* ARABIC </w:instrText>
      </w:r>
      <w:r>
        <w:fldChar w:fldCharType="separate"/>
      </w:r>
      <w:r w:rsidR="00A8683F">
        <w:t>4</w:t>
      </w:r>
      <w:r>
        <w:fldChar w:fldCharType="end"/>
      </w:r>
      <w:r>
        <w:t>: Summary of Results Achieved from Training and Testing</w:t>
      </w:r>
    </w:p>
    <w:p w14:paraId="2D519DB4" w14:textId="77777777" w:rsidR="00065FD2" w:rsidRPr="00065FD2" w:rsidRDefault="00065FD2" w:rsidP="00DB29C4">
      <w:pPr>
        <w:rPr>
          <w:b/>
          <w:bCs/>
          <w:color w:val="2F5496" w:themeColor="accent1" w:themeShade="BF"/>
        </w:rPr>
      </w:pPr>
      <w:r w:rsidRPr="00065FD2">
        <w:rPr>
          <w:b/>
          <w:bCs/>
          <w:color w:val="2F5496" w:themeColor="accent1" w:themeShade="BF"/>
        </w:rPr>
        <w:t>Discussion of results</w:t>
      </w:r>
    </w:p>
    <w:p w14:paraId="2F1BCB26" w14:textId="77777777" w:rsidR="00DB29C4" w:rsidRPr="00CA528E" w:rsidRDefault="00065FD2" w:rsidP="00065FD2">
      <w:pPr>
        <w:jc w:val="both"/>
      </w:pPr>
      <w:r w:rsidRPr="00CA528E">
        <w:t>Sed libero enim sed faucibus turpis in eu. Sem viverra aliquet eget sit amet tellus cras adipiscing enim. Nulla facilisi cras fermentum odio. Imperdiet nulla malesuada pellentesque elit eget gravida cum sociis. Tortor vitae purus faucibus ornare suspendisse sed nisi lacus. Dapibus ultrices in iaculis nunc sed augue lacus viverra vitae. Tellus id interdum velit laoreet id donec ultrices tincidunt. Magna ac placerat vestibulum lectus. Diam donec adipiscing tristique risus nec feugiat in fermentum.</w:t>
      </w:r>
    </w:p>
    <w:p w14:paraId="584D3297" w14:textId="77777777" w:rsidR="00DB29C4" w:rsidRPr="00CA528E" w:rsidRDefault="00DB29C4" w:rsidP="00DB29C4"/>
    <w:p w14:paraId="249AB721" w14:textId="77777777" w:rsidR="00065FD2" w:rsidRPr="00065FD2" w:rsidRDefault="00065FD2" w:rsidP="00065FD2">
      <w:pPr>
        <w:rPr>
          <w:rFonts w:asciiTheme="majorHAnsi" w:eastAsiaTheme="majorEastAsia" w:hAnsiTheme="majorHAnsi" w:cstheme="majorBidi"/>
          <w:b/>
          <w:bCs/>
          <w:color w:val="2F5496" w:themeColor="accent1" w:themeShade="BF"/>
          <w:sz w:val="26"/>
          <w:szCs w:val="26"/>
        </w:rPr>
      </w:pPr>
      <w:r w:rsidRPr="00065FD2">
        <w:rPr>
          <w:rFonts w:asciiTheme="majorHAnsi" w:eastAsiaTheme="majorEastAsia" w:hAnsiTheme="majorHAnsi" w:cstheme="majorBidi"/>
          <w:b/>
          <w:bCs/>
          <w:color w:val="2F5496" w:themeColor="accent1" w:themeShade="BF"/>
          <w:sz w:val="26"/>
          <w:szCs w:val="26"/>
        </w:rPr>
        <w:lastRenderedPageBreak/>
        <w:t xml:space="preserve">Algorithm </w:t>
      </w:r>
      <w:r w:rsidR="00A8683F">
        <w:rPr>
          <w:rFonts w:asciiTheme="majorHAnsi" w:eastAsiaTheme="majorEastAsia" w:hAnsiTheme="majorHAnsi" w:cstheme="majorBidi"/>
          <w:b/>
          <w:bCs/>
          <w:color w:val="2F5496" w:themeColor="accent1" w:themeShade="BF"/>
          <w:sz w:val="26"/>
          <w:szCs w:val="26"/>
        </w:rPr>
        <w:t>2</w:t>
      </w:r>
      <w:r w:rsidRPr="00065FD2">
        <w:rPr>
          <w:rFonts w:asciiTheme="majorHAnsi" w:eastAsiaTheme="majorEastAsia" w:hAnsiTheme="majorHAnsi" w:cstheme="majorBidi"/>
          <w:b/>
          <w:bCs/>
          <w:color w:val="2F5496" w:themeColor="accent1" w:themeShade="BF"/>
          <w:sz w:val="26"/>
          <w:szCs w:val="26"/>
        </w:rPr>
        <w:t xml:space="preserve"> - </w:t>
      </w:r>
      <w:r w:rsidRPr="00CC12DC">
        <w:rPr>
          <w:rFonts w:asciiTheme="majorHAnsi" w:eastAsiaTheme="majorEastAsia" w:hAnsiTheme="majorHAnsi" w:cstheme="majorBidi"/>
          <w:b/>
          <w:bCs/>
          <w:color w:val="2F5496" w:themeColor="accent1" w:themeShade="BF"/>
          <w:sz w:val="26"/>
          <w:szCs w:val="26"/>
        </w:rPr>
        <w:t>&lt;Name of Algorithm&gt; -</w:t>
      </w:r>
      <w:r w:rsidRPr="00065FD2">
        <w:rPr>
          <w:rFonts w:asciiTheme="majorHAnsi" w:eastAsiaTheme="majorEastAsia" w:hAnsiTheme="majorHAnsi" w:cstheme="majorBidi"/>
          <w:b/>
          <w:bCs/>
          <w:color w:val="2F5496" w:themeColor="accent1" w:themeShade="BF"/>
          <w:sz w:val="26"/>
          <w:szCs w:val="26"/>
        </w:rPr>
        <w:t xml:space="preserve"> Model Training and Evaluation</w:t>
      </w:r>
    </w:p>
    <w:p w14:paraId="5E703285" w14:textId="77777777" w:rsidR="00065FD2" w:rsidRPr="00CA528E" w:rsidRDefault="00065FD2" w:rsidP="00065FD2">
      <w:pPr>
        <w:jc w:val="both"/>
      </w:pPr>
      <w:r w:rsidRPr="00CA528E">
        <w:t>&lt;Introduction&gt; Purus semper eget duis at tellus. Ultricies tristique nulla aliquet enim tortor at auctor urna nunc. Pharetra massa massa ultricies mi quis. Maecenas sed enim ut sem viverra aliquet eget sit. Feugiat sed lectus vestibulum mattis ullamcorper velit</w:t>
      </w:r>
      <w:r>
        <w:t>.</w:t>
      </w:r>
    </w:p>
    <w:p w14:paraId="114F07BD" w14:textId="77777777" w:rsidR="00065FD2" w:rsidRDefault="00065FD2" w:rsidP="00065FD2">
      <w:pPr>
        <w:rPr>
          <w:b/>
          <w:bCs/>
          <w:color w:val="2F5496" w:themeColor="accent1" w:themeShade="BF"/>
        </w:rPr>
      </w:pPr>
      <w:r w:rsidRPr="00065FD2">
        <w:rPr>
          <w:b/>
          <w:bCs/>
          <w:color w:val="2F5496" w:themeColor="accent1" w:themeShade="BF"/>
        </w:rPr>
        <w:t>Data Preprocessing and Visualisation</w:t>
      </w:r>
    </w:p>
    <w:p w14:paraId="1FE894F6" w14:textId="77777777" w:rsidR="00065FD2" w:rsidRPr="00CA528E" w:rsidRDefault="00065FD2" w:rsidP="00065FD2">
      <w:pPr>
        <w:jc w:val="both"/>
      </w:pPr>
      <w:r w:rsidRPr="00CA528E">
        <w:t xml:space="preserve">Nulla facilisi cras fermentum odio. Imperdiet nulla malesuada pellentesque elit eget gravida cum sociis. Tortor vitae purus faucibus ornare suspendisse sed nisi lacus. </w:t>
      </w:r>
    </w:p>
    <w:p w14:paraId="38A756CB" w14:textId="77777777" w:rsidR="00065FD2" w:rsidRDefault="00065FD2" w:rsidP="00065FD2">
      <w:pPr>
        <w:jc w:val="center"/>
        <w:rPr>
          <w:b/>
          <w:bCs/>
          <w:color w:val="2F5496" w:themeColor="accent1" w:themeShade="BF"/>
        </w:rPr>
      </w:pPr>
      <w:r>
        <w:drawing>
          <wp:inline distT="0" distB="0" distL="0" distR="0" wp14:anchorId="76AF1FFC" wp14:editId="376AEB1A">
            <wp:extent cx="1581150" cy="1087325"/>
            <wp:effectExtent l="0" t="0" r="0" b="0"/>
            <wp:docPr id="91852492" name="Picture 91852492" descr="k-Nearest Neighbors - 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Nearest Neighbors - Introduction to Machine Learn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6353" cy="1097780"/>
                    </a:xfrm>
                    <a:prstGeom prst="rect">
                      <a:avLst/>
                    </a:prstGeom>
                    <a:noFill/>
                    <a:ln>
                      <a:noFill/>
                    </a:ln>
                  </pic:spPr>
                </pic:pic>
              </a:graphicData>
            </a:graphic>
          </wp:inline>
        </w:drawing>
      </w:r>
      <w:r>
        <w:rPr>
          <w:b/>
          <w:bCs/>
          <w:color w:val="2F5496" w:themeColor="accent1" w:themeShade="BF"/>
        </w:rPr>
        <w:t xml:space="preserve">   </w:t>
      </w:r>
      <w:r>
        <w:drawing>
          <wp:inline distT="0" distB="0" distL="0" distR="0" wp14:anchorId="1BCA154C" wp14:editId="329FB7B6">
            <wp:extent cx="1581150" cy="1087325"/>
            <wp:effectExtent l="0" t="0" r="0" b="0"/>
            <wp:docPr id="1046994498" name="Picture 1046994498" descr="k-Nearest Neighbors - 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Nearest Neighbors - Introduction to Machine Learn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a:off x="0" y="0"/>
                      <a:ext cx="1596353" cy="1097780"/>
                    </a:xfrm>
                    <a:prstGeom prst="rect">
                      <a:avLst/>
                    </a:prstGeom>
                    <a:noFill/>
                    <a:ln>
                      <a:noFill/>
                    </a:ln>
                  </pic:spPr>
                </pic:pic>
              </a:graphicData>
            </a:graphic>
          </wp:inline>
        </w:drawing>
      </w:r>
    </w:p>
    <w:p w14:paraId="06B970C8" w14:textId="77777777" w:rsidR="00065FD2" w:rsidRDefault="00065FD2" w:rsidP="00065FD2">
      <w:pPr>
        <w:pStyle w:val="Caption"/>
        <w:jc w:val="center"/>
      </w:pPr>
      <w:r>
        <w:t xml:space="preserve">Figure </w:t>
      </w:r>
      <w:r>
        <w:fldChar w:fldCharType="begin"/>
      </w:r>
      <w:r>
        <w:instrText xml:space="preserve"> SEQ Figure \* ARABIC </w:instrText>
      </w:r>
      <w:r>
        <w:fldChar w:fldCharType="separate"/>
      </w:r>
      <w:r w:rsidR="00A8683F">
        <w:t>5</w:t>
      </w:r>
      <w:r>
        <w:fldChar w:fldCharType="end"/>
      </w:r>
      <w:r>
        <w:t xml:space="preserve">: Visualisation of the dataset before </w:t>
      </w:r>
      <w:r w:rsidR="00A8683F">
        <w:t>and after pre-processing was applied</w:t>
      </w:r>
    </w:p>
    <w:p w14:paraId="132863A1" w14:textId="77777777" w:rsidR="00A8683F" w:rsidRPr="00CA528E" w:rsidRDefault="00A8683F" w:rsidP="00A8683F">
      <w:pPr>
        <w:jc w:val="both"/>
      </w:pPr>
      <w:r w:rsidRPr="00CA528E">
        <w:t>Dapibus ultrices in iaculis nunc sed augue lacus viverra vitae. Tellus id interdum velit laoreet id donec ultrices tincidunt. Magna ac placerat vestibulum lectus. Diam</w:t>
      </w:r>
      <w:r>
        <w:t xml:space="preserve">. </w:t>
      </w:r>
      <w:r w:rsidRPr="00CA528E">
        <w:t>. Vitae auctor eu augue ut lectus arcu bibendum. Pellentesque dignissim enim sit amet. Massa tempor nec feugiat nisl pretium</w:t>
      </w:r>
    </w:p>
    <w:p w14:paraId="0F82C918" w14:textId="77777777" w:rsidR="00065FD2" w:rsidRDefault="00065FD2" w:rsidP="00065FD2">
      <w:pPr>
        <w:rPr>
          <w:b/>
          <w:bCs/>
          <w:color w:val="2F5496" w:themeColor="accent1" w:themeShade="BF"/>
        </w:rPr>
      </w:pPr>
      <w:r w:rsidRPr="00065FD2">
        <w:rPr>
          <w:b/>
          <w:bCs/>
          <w:color w:val="2F5496" w:themeColor="accent1" w:themeShade="BF"/>
        </w:rPr>
        <w:t>Training and Evaluation Details</w:t>
      </w:r>
    </w:p>
    <w:p w14:paraId="27695AA3" w14:textId="77777777" w:rsidR="00065FD2" w:rsidRPr="00CA528E" w:rsidRDefault="00065FD2" w:rsidP="00065FD2">
      <w:pPr>
        <w:jc w:val="both"/>
      </w:pPr>
      <w:r w:rsidRPr="00CA528E">
        <w:t xml:space="preserve">Nunc eget lorem dolor sed. Duis convallis convallis tellus id interdum. In hendrerit gravida rutrum quisque non tellus orci. Sed libero enim sed faucibus turpis in eu. Sem viverra aliquet eget sit amet tellus cras adipiscing enim. </w:t>
      </w:r>
    </w:p>
    <w:p w14:paraId="0FC6EC8B" w14:textId="77777777" w:rsidR="00065FD2" w:rsidRDefault="00065FD2" w:rsidP="00065FD2">
      <w:pPr>
        <w:rPr>
          <w:b/>
          <w:bCs/>
          <w:color w:val="2F5496" w:themeColor="accent1" w:themeShade="BF"/>
        </w:rPr>
      </w:pPr>
    </w:p>
    <w:p w14:paraId="5D6D555B" w14:textId="77777777" w:rsidR="00065FD2" w:rsidRDefault="00065FD2" w:rsidP="00065FD2">
      <w:pPr>
        <w:jc w:val="center"/>
        <w:rPr>
          <w:b/>
          <w:bCs/>
          <w:color w:val="2F5496" w:themeColor="accent1" w:themeShade="BF"/>
        </w:rPr>
      </w:pPr>
      <w:r>
        <w:drawing>
          <wp:inline distT="0" distB="0" distL="0" distR="0" wp14:anchorId="34579650" wp14:editId="1F2E42B2">
            <wp:extent cx="2457450" cy="797460"/>
            <wp:effectExtent l="0" t="0" r="0" b="3175"/>
            <wp:docPr id="2128155317" name="Picture 2128155317" descr="metric - How to interpret classification report of scikit-learn? - Data  Science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ric - How to interpret classification report of scikit-learn? - Data  Science Stack Exchan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3340" cy="802616"/>
                    </a:xfrm>
                    <a:prstGeom prst="rect">
                      <a:avLst/>
                    </a:prstGeom>
                    <a:noFill/>
                    <a:ln>
                      <a:noFill/>
                    </a:ln>
                  </pic:spPr>
                </pic:pic>
              </a:graphicData>
            </a:graphic>
          </wp:inline>
        </w:drawing>
      </w:r>
    </w:p>
    <w:p w14:paraId="46705B20" w14:textId="77777777" w:rsidR="00065FD2" w:rsidRDefault="00065FD2" w:rsidP="00065FD2">
      <w:pPr>
        <w:pStyle w:val="Caption"/>
        <w:jc w:val="center"/>
      </w:pPr>
      <w:r>
        <w:t xml:space="preserve">Figure </w:t>
      </w:r>
      <w:r>
        <w:fldChar w:fldCharType="begin"/>
      </w:r>
      <w:r>
        <w:instrText xml:space="preserve"> SEQ Figure \* ARABIC </w:instrText>
      </w:r>
      <w:r>
        <w:fldChar w:fldCharType="separate"/>
      </w:r>
      <w:r w:rsidR="00A8683F">
        <w:t>6</w:t>
      </w:r>
      <w:r>
        <w:fldChar w:fldCharType="end"/>
      </w:r>
      <w:r>
        <w:t>: Summary of Results Achieved from Training and Testing</w:t>
      </w:r>
    </w:p>
    <w:p w14:paraId="5F64B703" w14:textId="77777777" w:rsidR="00A8683F" w:rsidRDefault="00A8683F" w:rsidP="00A8683F"/>
    <w:p w14:paraId="35CDC682" w14:textId="77777777" w:rsidR="00A8683F" w:rsidRPr="00CA528E" w:rsidRDefault="00A8683F" w:rsidP="00A8683F">
      <w:pPr>
        <w:jc w:val="both"/>
      </w:pPr>
      <w:r w:rsidRPr="00CA528E">
        <w:t xml:space="preserve">Nulla facilisi cras fermentum odio. Imperdiet nulla malesuada pellentesque elit eget gravida cum sociis. Tortor vitae purus faucibus ornare suspendisse sed nisi lacus. Dapibus ultrices in iaculis nunc sed augue lacus viverra vitae. Tellus id interdum velit laoreet id donec ultrices tincidunt. Magna ac placerat vestibulum lectus. Diam donec adipiscing tristique risus nec feugiat in fermentum. </w:t>
      </w:r>
    </w:p>
    <w:p w14:paraId="32452997" w14:textId="77777777" w:rsidR="00065FD2" w:rsidRPr="00065FD2" w:rsidRDefault="00065FD2" w:rsidP="00065FD2">
      <w:pPr>
        <w:rPr>
          <w:b/>
          <w:bCs/>
          <w:color w:val="2F5496" w:themeColor="accent1" w:themeShade="BF"/>
        </w:rPr>
      </w:pPr>
      <w:r w:rsidRPr="00065FD2">
        <w:rPr>
          <w:b/>
          <w:bCs/>
          <w:color w:val="2F5496" w:themeColor="accent1" w:themeShade="BF"/>
        </w:rPr>
        <w:t>Discussion of results</w:t>
      </w:r>
    </w:p>
    <w:p w14:paraId="225960D2" w14:textId="77777777" w:rsidR="00065FD2" w:rsidRPr="00CA528E" w:rsidRDefault="00065FD2" w:rsidP="00065FD2">
      <w:pPr>
        <w:jc w:val="both"/>
      </w:pPr>
      <w:r w:rsidRPr="00CA528E">
        <w:t>Sed libero enim sed faucibus turpis in eu. Sem viverra aliquet eget sit amet tellus cras adipiscing enim. Nulla facilisi cras fermentum odio. Imperdiet nulla malesuada pellentesque elit eget gravida cum sociis. Tortor vitae purus faucibus ornare suspendisse sed nisi lacus. Dapibus ultrices in iaculis nunc sed augue lacus viverra vitae. Tellus id interdum velit laoreet id donec ultrices tincidunt. Magna ac placerat vestibulum lectus. Diam donec adipiscing tristique risus nec feugiat in fermentum.</w:t>
      </w:r>
    </w:p>
    <w:p w14:paraId="59E41F65" w14:textId="77777777" w:rsidR="00DB29C4" w:rsidRPr="00CA528E" w:rsidRDefault="00A8683F" w:rsidP="00DB29C4">
      <w:r>
        <w:rPr>
          <w:rFonts w:asciiTheme="majorHAnsi" w:eastAsiaTheme="majorEastAsia" w:hAnsiTheme="majorHAnsi" w:cstheme="majorBidi"/>
          <w:b/>
          <w:bCs/>
          <w:color w:val="2F5496" w:themeColor="accent1" w:themeShade="BF"/>
          <w:sz w:val="26"/>
          <w:szCs w:val="26"/>
        </w:rPr>
        <w:lastRenderedPageBreak/>
        <w:t>Conclusions</w:t>
      </w:r>
    </w:p>
    <w:p w14:paraId="1F954DFE" w14:textId="77777777" w:rsidR="00A8683F" w:rsidRPr="00CA528E" w:rsidRDefault="00A8683F" w:rsidP="00A8683F">
      <w:pPr>
        <w:jc w:val="both"/>
      </w:pPr>
      <w:r w:rsidRPr="00CA528E">
        <w:t xml:space="preserve">Tortor vitae purus faucibus ornare suspendisse sed nisi lacus. Dapibus ultrices in iaculis nunc sed augue lacus viverra vitae. Tellus id interdum velit laoreet id donec ultrices tincidunt. Magna ac placerat vestibulum lectus. Diam donec adipiscing tristique risus nec feugiat in fermentum. </w:t>
      </w:r>
    </w:p>
    <w:p w14:paraId="3DDDDD1E" w14:textId="77777777" w:rsidR="00DB29C4" w:rsidRDefault="00A8683F" w:rsidP="00DB29C4">
      <w:pPr>
        <w:rPr>
          <w:b/>
          <w:bCs/>
          <w:color w:val="2F5496" w:themeColor="accent1" w:themeShade="BF"/>
        </w:rPr>
      </w:pPr>
      <w:r>
        <w:rPr>
          <w:b/>
          <w:bCs/>
          <w:color w:val="2F5496" w:themeColor="accent1" w:themeShade="BF"/>
        </w:rPr>
        <w:t>Key Findings</w:t>
      </w:r>
    </w:p>
    <w:p w14:paraId="0378AB8F" w14:textId="77777777" w:rsidR="00A8683F" w:rsidRDefault="00A8683F" w:rsidP="00A8683F">
      <w:pPr>
        <w:pStyle w:val="ListParagraph"/>
        <w:numPr>
          <w:ilvl w:val="0"/>
          <w:numId w:val="1"/>
        </w:numPr>
        <w:rPr>
          <w:b/>
          <w:bCs/>
        </w:rPr>
      </w:pPr>
      <w:r>
        <w:t>S</w:t>
      </w:r>
      <w:r w:rsidRPr="00CA528E">
        <w:t>em viverra aliquet eget sit amet tellus cras adipiscing enim. Nulla facilisi cras</w:t>
      </w:r>
    </w:p>
    <w:p w14:paraId="475A3064" w14:textId="77777777" w:rsidR="00A8683F" w:rsidRDefault="00A8683F" w:rsidP="00A8683F">
      <w:pPr>
        <w:pStyle w:val="ListParagraph"/>
        <w:numPr>
          <w:ilvl w:val="0"/>
          <w:numId w:val="1"/>
        </w:numPr>
        <w:rPr>
          <w:b/>
          <w:bCs/>
        </w:rPr>
      </w:pPr>
      <w:r>
        <w:t>S</w:t>
      </w:r>
      <w:r w:rsidRPr="00CA528E">
        <w:t>em viverra aliquet eget sit amet tellus cras adipiscing enim. Nulla facilisi cras</w:t>
      </w:r>
    </w:p>
    <w:p w14:paraId="69FF42F1" w14:textId="77777777" w:rsidR="00A8683F" w:rsidRDefault="00A8683F" w:rsidP="00A8683F">
      <w:pPr>
        <w:pStyle w:val="ListParagraph"/>
        <w:numPr>
          <w:ilvl w:val="0"/>
          <w:numId w:val="1"/>
        </w:numPr>
        <w:rPr>
          <w:b/>
          <w:bCs/>
        </w:rPr>
      </w:pPr>
      <w:r>
        <w:t>S</w:t>
      </w:r>
      <w:r w:rsidRPr="00CA528E">
        <w:t>em viverra aliquet eget sit amet tellus cras adipiscing enim. Nulla facilisi cras</w:t>
      </w:r>
    </w:p>
    <w:p w14:paraId="00B816DC" w14:textId="77777777" w:rsidR="00A8683F" w:rsidRDefault="00A8683F" w:rsidP="00A8683F">
      <w:pPr>
        <w:pStyle w:val="ListParagraph"/>
        <w:numPr>
          <w:ilvl w:val="0"/>
          <w:numId w:val="1"/>
        </w:numPr>
        <w:rPr>
          <w:b/>
          <w:bCs/>
        </w:rPr>
      </w:pPr>
      <w:r>
        <w:t>S</w:t>
      </w:r>
      <w:r w:rsidRPr="00CA528E">
        <w:t>em viverra aliquet eget sit amet tellus cras adipiscing enim. Nulla facilisi cras</w:t>
      </w:r>
    </w:p>
    <w:p w14:paraId="31519A57" w14:textId="77777777" w:rsidR="00A8683F" w:rsidRDefault="00A8683F" w:rsidP="00A8683F">
      <w:pPr>
        <w:pStyle w:val="ListParagraph"/>
        <w:numPr>
          <w:ilvl w:val="0"/>
          <w:numId w:val="1"/>
        </w:numPr>
        <w:rPr>
          <w:b/>
          <w:bCs/>
        </w:rPr>
      </w:pPr>
      <w:r>
        <w:t>S</w:t>
      </w:r>
      <w:r w:rsidRPr="00CA528E">
        <w:t>em viverra aliquet eget sit amet tellus cras adipiscing enim. Nulla facilisi cras</w:t>
      </w:r>
    </w:p>
    <w:p w14:paraId="229AB9B9" w14:textId="77777777" w:rsidR="00DB29C4" w:rsidRPr="00A8683F" w:rsidRDefault="00A8683F" w:rsidP="00DB29C4">
      <w:pPr>
        <w:rPr>
          <w:b/>
          <w:bCs/>
          <w:color w:val="2F5496" w:themeColor="accent1" w:themeShade="BF"/>
        </w:rPr>
      </w:pPr>
      <w:r w:rsidRPr="00A8683F">
        <w:rPr>
          <w:b/>
          <w:bCs/>
          <w:color w:val="2F5496" w:themeColor="accent1" w:themeShade="BF"/>
        </w:rPr>
        <w:t>Comparative Analysis of Algorithm Performances</w:t>
      </w:r>
    </w:p>
    <w:p w14:paraId="24D3C371" w14:textId="77777777" w:rsidR="00DB29C4" w:rsidRDefault="00A8683F" w:rsidP="00A8683F">
      <w:pPr>
        <w:jc w:val="both"/>
      </w:pPr>
      <w:r w:rsidRPr="00CA528E">
        <w:t>Purus semper eget duis at tellus. Ultricies tristique nulla aliquet enim tortor at auctor urna nunc. Pharetra massa massa ultricies mi quis. Maecenas sed enim ut sem viverra aliquet eget sit. Feugiat sed lectus vestibulum mattis ullamcorper velit. Vitae auctor eu augue ut lectus arcu bibendum. Pellentesque dignissim enim sit amet. Massa tempor nec feugiat nisl pretium</w:t>
      </w:r>
    </w:p>
    <w:p w14:paraId="6AFD7DFC" w14:textId="77777777" w:rsidR="00A8683F" w:rsidRPr="00CA528E" w:rsidRDefault="00A8683F" w:rsidP="00A8683F">
      <w:pPr>
        <w:jc w:val="both"/>
      </w:pPr>
      <w:r w:rsidRPr="00CA528E">
        <w:t>Purus semper eget duis at tellus. Ultricies tristique nulla aliquet enim tortor at auctor urna nunc. Pharetra massa massa ultricies mi quis. Maecenas sed enim ut sem viverra aliquet eget sit. Feugiat sed lectus vestibulum mattis ullamcorper velit. Vitae auctor eu augue ut lectus arcu bibendum. Pellentesque dignissim enim sit amet. Massa tempor nec feugiat nisl pretium</w:t>
      </w:r>
    </w:p>
    <w:p w14:paraId="19D70A06" w14:textId="77777777" w:rsidR="00DB29C4" w:rsidRDefault="00A8683F" w:rsidP="00A8683F">
      <w:pPr>
        <w:jc w:val="center"/>
      </w:pPr>
      <w:r>
        <w:drawing>
          <wp:inline distT="0" distB="0" distL="0" distR="0" wp14:anchorId="4CC17304" wp14:editId="34663DD1">
            <wp:extent cx="2591485" cy="1438275"/>
            <wp:effectExtent l="0" t="0" r="0" b="0"/>
            <wp:docPr id="2084204779" name="Picture 4" descr="A deep graph convolutional neural network architecture for graph  classification | PLOS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eep graph convolutional neural network architecture for graph  classification | PLOS O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8010" cy="1447447"/>
                    </a:xfrm>
                    <a:prstGeom prst="rect">
                      <a:avLst/>
                    </a:prstGeom>
                    <a:noFill/>
                    <a:ln>
                      <a:noFill/>
                    </a:ln>
                  </pic:spPr>
                </pic:pic>
              </a:graphicData>
            </a:graphic>
          </wp:inline>
        </w:drawing>
      </w:r>
      <w:r w:rsidR="00BB2B7C">
        <w:t xml:space="preserve">  </w:t>
      </w:r>
      <w:r w:rsidR="00BB2B7C">
        <w:drawing>
          <wp:inline distT="0" distB="0" distL="0" distR="0" wp14:anchorId="515E3AD7" wp14:editId="270421A0">
            <wp:extent cx="2591485" cy="1438275"/>
            <wp:effectExtent l="0" t="0" r="0" b="0"/>
            <wp:docPr id="1485843206" name="Picture 1485843206" descr="A deep graph convolutional neural network architecture for graph  classification | PLOS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eep graph convolutional neural network architecture for graph  classification | PLOS O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8010" cy="1447447"/>
                    </a:xfrm>
                    <a:prstGeom prst="rect">
                      <a:avLst/>
                    </a:prstGeom>
                    <a:noFill/>
                    <a:ln>
                      <a:noFill/>
                    </a:ln>
                  </pic:spPr>
                </pic:pic>
              </a:graphicData>
            </a:graphic>
          </wp:inline>
        </w:drawing>
      </w:r>
    </w:p>
    <w:p w14:paraId="69A83F66" w14:textId="77777777" w:rsidR="00A8683F" w:rsidRPr="00CA528E" w:rsidRDefault="00A8683F" w:rsidP="00A8683F">
      <w:pPr>
        <w:pStyle w:val="Caption"/>
        <w:jc w:val="center"/>
      </w:pPr>
      <w:r>
        <w:t xml:space="preserve">Figure </w:t>
      </w:r>
      <w:r>
        <w:fldChar w:fldCharType="begin"/>
      </w:r>
      <w:r>
        <w:instrText xml:space="preserve"> SEQ Figure \* ARABIC </w:instrText>
      </w:r>
      <w:r>
        <w:fldChar w:fldCharType="separate"/>
      </w:r>
      <w:r>
        <w:t>7</w:t>
      </w:r>
      <w:r>
        <w:fldChar w:fldCharType="end"/>
      </w:r>
      <w:r>
        <w:t>: Graphed comparison of results from the two algorithms</w:t>
      </w:r>
    </w:p>
    <w:p w14:paraId="7695273C" w14:textId="77777777" w:rsidR="00DB29C4" w:rsidRPr="00CA528E" w:rsidRDefault="00A8683F" w:rsidP="00DB29C4">
      <w:r>
        <w:rPr>
          <w:b/>
          <w:bCs/>
          <w:color w:val="2F5496" w:themeColor="accent1" w:themeShade="BF"/>
        </w:rPr>
        <w:t>Recommended Hyperparameter Valued based on Results</w:t>
      </w:r>
    </w:p>
    <w:p w14:paraId="530F1A50" w14:textId="77777777" w:rsidR="00446457" w:rsidRPr="00CA528E" w:rsidRDefault="00446457" w:rsidP="00446457">
      <w:r>
        <w:rPr>
          <w:i/>
          <w:iCs/>
          <w:u w:val="single"/>
        </w:rPr>
        <w:t xml:space="preserve">Algorithm 1 </w:t>
      </w:r>
      <w:r w:rsidRPr="00CA528E">
        <w:rPr>
          <w:i/>
          <w:iCs/>
          <w:u w:val="single"/>
        </w:rPr>
        <w:t>Hyperparamer 1</w:t>
      </w:r>
      <w:r w:rsidRPr="00CA528E">
        <w:rPr>
          <w:i/>
          <w:iCs/>
        </w:rPr>
        <w:t>:</w:t>
      </w:r>
      <w:r w:rsidRPr="00CA528E">
        <w:t xml:space="preserve"> purus faucibus ornare suspendisse sed nisi lacus. Dapibus ultrices </w:t>
      </w:r>
      <w:r w:rsidRPr="00446457">
        <w:rPr>
          <w:i/>
          <w:iCs/>
          <w:u w:val="single"/>
        </w:rPr>
        <w:t xml:space="preserve">Algorithm 1 </w:t>
      </w:r>
      <w:r w:rsidRPr="00CA528E">
        <w:rPr>
          <w:i/>
          <w:iCs/>
          <w:u w:val="single"/>
        </w:rPr>
        <w:t>Hyperparamer 2</w:t>
      </w:r>
      <w:r w:rsidRPr="00CA528E">
        <w:rPr>
          <w:i/>
          <w:iCs/>
        </w:rPr>
        <w:t>:</w:t>
      </w:r>
      <w:r w:rsidRPr="00CA528E">
        <w:t xml:space="preserve"> purus faucibus ornare suspendisse sed nisi lacus. Dapibus ultrices </w:t>
      </w:r>
    </w:p>
    <w:p w14:paraId="05715019" w14:textId="77777777" w:rsidR="00446457" w:rsidRPr="00CA528E" w:rsidRDefault="00446457" w:rsidP="00446457">
      <w:r>
        <w:rPr>
          <w:i/>
          <w:iCs/>
          <w:u w:val="single"/>
        </w:rPr>
        <w:t xml:space="preserve">Algorithm 2 </w:t>
      </w:r>
      <w:r w:rsidRPr="00CA528E">
        <w:rPr>
          <w:i/>
          <w:iCs/>
          <w:u w:val="single"/>
        </w:rPr>
        <w:t>Hyperparamer 1</w:t>
      </w:r>
      <w:r w:rsidRPr="00CA528E">
        <w:rPr>
          <w:i/>
          <w:iCs/>
        </w:rPr>
        <w:t>:</w:t>
      </w:r>
      <w:r w:rsidRPr="00CA528E">
        <w:t xml:space="preserve"> purus faucibus ornare suspendisse sed nisi lacus. Dapibus ultrices </w:t>
      </w:r>
      <w:r w:rsidRPr="00446457">
        <w:rPr>
          <w:i/>
          <w:iCs/>
          <w:u w:val="single"/>
        </w:rPr>
        <w:t xml:space="preserve">Algorithm </w:t>
      </w:r>
      <w:r>
        <w:rPr>
          <w:i/>
          <w:iCs/>
          <w:u w:val="single"/>
        </w:rPr>
        <w:t>2</w:t>
      </w:r>
      <w:r w:rsidRPr="00446457">
        <w:rPr>
          <w:i/>
          <w:iCs/>
          <w:u w:val="single"/>
        </w:rPr>
        <w:t xml:space="preserve"> </w:t>
      </w:r>
      <w:r w:rsidRPr="00CA528E">
        <w:rPr>
          <w:i/>
          <w:iCs/>
          <w:u w:val="single"/>
        </w:rPr>
        <w:t>Hyperparamer 2</w:t>
      </w:r>
      <w:r w:rsidRPr="00CA528E">
        <w:rPr>
          <w:i/>
          <w:iCs/>
        </w:rPr>
        <w:t>:</w:t>
      </w:r>
      <w:r w:rsidRPr="00CA528E">
        <w:t xml:space="preserve"> purus faucibus ornare suspendisse sed nisi lacus. Dapibus ultrices </w:t>
      </w:r>
    </w:p>
    <w:p w14:paraId="671A8B2C" w14:textId="77777777" w:rsidR="00DB29C4" w:rsidRPr="00CA528E" w:rsidRDefault="00446457" w:rsidP="00DB29C4">
      <w:r>
        <w:rPr>
          <w:b/>
          <w:bCs/>
          <w:color w:val="2F5496" w:themeColor="accent1" w:themeShade="BF"/>
        </w:rPr>
        <w:t>Concluding Remarks</w:t>
      </w:r>
    </w:p>
    <w:p w14:paraId="005A0AC1" w14:textId="77777777" w:rsidR="00446457" w:rsidRPr="00CA528E" w:rsidRDefault="00446457" w:rsidP="00446457">
      <w:pPr>
        <w:jc w:val="both"/>
      </w:pPr>
      <w:r w:rsidRPr="00CA528E">
        <w:t>Maecenas sed enim ut sem viverra aliquet eget sit. Feugiat sed lectus vestibulum mattis ullamcorper velit. Vitae auctor eu augue ut lectus arcu bibendum. Pellentesque dignissim enim sit amet. Massa tempor nec feugiat nisl pretium</w:t>
      </w:r>
      <w:r>
        <w:t xml:space="preserve">. </w:t>
      </w:r>
      <w:r w:rsidRPr="00CA528E">
        <w:t>viverra aliquet eget sit. Feugiat sed lectus vestibulum mattis ullamcorper velit. Vitae auctor eu augue</w:t>
      </w:r>
      <w:r>
        <w:t>.</w:t>
      </w:r>
      <w:r w:rsidR="00BB2B7C">
        <w:t xml:space="preserve"> </w:t>
      </w:r>
      <w:r w:rsidR="00BB2B7C" w:rsidRPr="00CA528E">
        <w:t>viverra aliquet eget sit. Feugiat sed lectus vestibulum mattis ullamcorper velit. Vitae auctor eu augue</w:t>
      </w:r>
      <w:r w:rsidR="00BB2B7C">
        <w:t>.</w:t>
      </w:r>
    </w:p>
    <w:p w14:paraId="195B3395" w14:textId="77777777" w:rsidR="00DB29C4" w:rsidRPr="00446457" w:rsidRDefault="00446457" w:rsidP="00DB29C4">
      <w:pPr>
        <w:rPr>
          <w:rFonts w:asciiTheme="majorHAnsi" w:eastAsiaTheme="majorEastAsia" w:hAnsiTheme="majorHAnsi" w:cstheme="majorBidi"/>
          <w:b/>
          <w:bCs/>
          <w:color w:val="2F5496" w:themeColor="accent1" w:themeShade="BF"/>
          <w:sz w:val="26"/>
          <w:szCs w:val="26"/>
        </w:rPr>
      </w:pPr>
      <w:r w:rsidRPr="00446457">
        <w:rPr>
          <w:rFonts w:asciiTheme="majorHAnsi" w:eastAsiaTheme="majorEastAsia" w:hAnsiTheme="majorHAnsi" w:cstheme="majorBidi"/>
          <w:b/>
          <w:bCs/>
          <w:color w:val="2F5496" w:themeColor="accent1" w:themeShade="BF"/>
          <w:sz w:val="26"/>
          <w:szCs w:val="26"/>
        </w:rPr>
        <w:lastRenderedPageBreak/>
        <w:t>References</w:t>
      </w:r>
    </w:p>
    <w:p w14:paraId="5AD687B6" w14:textId="77777777" w:rsidR="00DB29C4" w:rsidRDefault="00446457" w:rsidP="00446457">
      <w:pPr>
        <w:pStyle w:val="ListParagraph"/>
        <w:numPr>
          <w:ilvl w:val="0"/>
          <w:numId w:val="2"/>
        </w:numPr>
      </w:pPr>
      <w:r>
        <w:t>Reference any books, articles, blogs, documentation, videos etc. here…</w:t>
      </w:r>
    </w:p>
    <w:p w14:paraId="73213C3E" w14:textId="77777777" w:rsidR="00446457" w:rsidRPr="00CA528E" w:rsidRDefault="00446457" w:rsidP="00446457">
      <w:pPr>
        <w:pStyle w:val="ListParagraph"/>
        <w:numPr>
          <w:ilvl w:val="0"/>
          <w:numId w:val="2"/>
        </w:numPr>
      </w:pPr>
      <w:r>
        <w:t>Reference any books, articles, blogs, documentation, videos etc. here…</w:t>
      </w:r>
    </w:p>
    <w:p w14:paraId="5D1114DA" w14:textId="77777777" w:rsidR="00446457" w:rsidRPr="00CA528E" w:rsidRDefault="00446457" w:rsidP="00446457">
      <w:pPr>
        <w:pStyle w:val="ListParagraph"/>
        <w:numPr>
          <w:ilvl w:val="0"/>
          <w:numId w:val="2"/>
        </w:numPr>
      </w:pPr>
      <w:r>
        <w:t>Reference any books, articles, blogs, documentation, videos etc. here…</w:t>
      </w:r>
    </w:p>
    <w:p w14:paraId="7359D29F" w14:textId="77777777" w:rsidR="00446457" w:rsidRPr="00CA528E" w:rsidRDefault="00446457" w:rsidP="00446457">
      <w:pPr>
        <w:pStyle w:val="ListParagraph"/>
        <w:numPr>
          <w:ilvl w:val="0"/>
          <w:numId w:val="2"/>
        </w:numPr>
      </w:pPr>
      <w:r>
        <w:t>Reference any books, articles, blogs, documentation, videos etc. here…</w:t>
      </w:r>
    </w:p>
    <w:p w14:paraId="57F21F63" w14:textId="77777777" w:rsidR="00446457" w:rsidRPr="00CA528E" w:rsidRDefault="00446457" w:rsidP="00446457">
      <w:pPr>
        <w:pStyle w:val="ListParagraph"/>
        <w:numPr>
          <w:ilvl w:val="0"/>
          <w:numId w:val="2"/>
        </w:numPr>
      </w:pPr>
      <w:r>
        <w:t>Reference any books, articles, blogs, documentation, videos etc. here…</w:t>
      </w:r>
    </w:p>
    <w:p w14:paraId="7EAAFC17" w14:textId="77777777" w:rsidR="00446457" w:rsidRPr="00CA528E" w:rsidRDefault="00446457" w:rsidP="00446457">
      <w:pPr>
        <w:pStyle w:val="ListParagraph"/>
        <w:numPr>
          <w:ilvl w:val="0"/>
          <w:numId w:val="2"/>
        </w:numPr>
      </w:pPr>
      <w:r>
        <w:t>Reference any books, articles, blogs, documentation, videos etc. here…</w:t>
      </w:r>
    </w:p>
    <w:p w14:paraId="00960A7A" w14:textId="77777777" w:rsidR="00446457" w:rsidRPr="00CA528E" w:rsidRDefault="00446457" w:rsidP="00446457">
      <w:pPr>
        <w:pStyle w:val="ListParagraph"/>
        <w:numPr>
          <w:ilvl w:val="0"/>
          <w:numId w:val="2"/>
        </w:numPr>
      </w:pPr>
      <w:r>
        <w:t>Reference any books, articles, blogs, documentation, videos etc. here…</w:t>
      </w:r>
    </w:p>
    <w:p w14:paraId="171C9136" w14:textId="77777777" w:rsidR="00446457" w:rsidRPr="00CA528E" w:rsidRDefault="00446457" w:rsidP="00446457">
      <w:pPr>
        <w:pStyle w:val="ListParagraph"/>
        <w:numPr>
          <w:ilvl w:val="0"/>
          <w:numId w:val="2"/>
        </w:numPr>
      </w:pPr>
      <w:r>
        <w:t>Reference any books, articles, blogs, documentation, videos etc. here…</w:t>
      </w:r>
    </w:p>
    <w:p w14:paraId="3DFB8282" w14:textId="77777777" w:rsidR="00446457" w:rsidRPr="00CA528E" w:rsidRDefault="00446457" w:rsidP="00446457">
      <w:pPr>
        <w:pStyle w:val="ListParagraph"/>
        <w:numPr>
          <w:ilvl w:val="0"/>
          <w:numId w:val="2"/>
        </w:numPr>
      </w:pPr>
      <w:r>
        <w:t>Reference any books, articles, blogs, documentation, videos etc. here…</w:t>
      </w:r>
    </w:p>
    <w:p w14:paraId="74CA9BEA" w14:textId="77777777" w:rsidR="00446457" w:rsidRDefault="00446457" w:rsidP="00446457">
      <w:pPr>
        <w:pStyle w:val="ListParagraph"/>
        <w:numPr>
          <w:ilvl w:val="0"/>
          <w:numId w:val="2"/>
        </w:numPr>
      </w:pPr>
      <w:r>
        <w:t>Reference any books, articles, blogs, documentation, videos etc. here…</w:t>
      </w:r>
    </w:p>
    <w:p w14:paraId="25342F1F" w14:textId="77777777" w:rsidR="00CC12DC" w:rsidRDefault="00CC12DC" w:rsidP="00CC12DC">
      <w:pPr>
        <w:pStyle w:val="ListParagraph"/>
        <w:numPr>
          <w:ilvl w:val="0"/>
          <w:numId w:val="2"/>
        </w:numPr>
      </w:pPr>
      <w:r>
        <w:t>Reference any books, articles, blogs, documentation, videos etc. here…</w:t>
      </w:r>
    </w:p>
    <w:p w14:paraId="5E0089B5" w14:textId="77777777" w:rsidR="00CC12DC" w:rsidRPr="00CA528E" w:rsidRDefault="00CC12DC" w:rsidP="00CC12DC">
      <w:pPr>
        <w:pStyle w:val="ListParagraph"/>
        <w:numPr>
          <w:ilvl w:val="0"/>
          <w:numId w:val="2"/>
        </w:numPr>
      </w:pPr>
      <w:r>
        <w:t>Reference any books, articles, blogs, documentation, videos etc. here…</w:t>
      </w:r>
    </w:p>
    <w:p w14:paraId="55AFCF9A" w14:textId="77777777" w:rsidR="00CC12DC" w:rsidRPr="00CA528E" w:rsidRDefault="00CC12DC" w:rsidP="00CC12DC">
      <w:pPr>
        <w:pStyle w:val="ListParagraph"/>
        <w:numPr>
          <w:ilvl w:val="0"/>
          <w:numId w:val="2"/>
        </w:numPr>
      </w:pPr>
      <w:r>
        <w:t>Reference any books, articles, blogs, documentation, videos etc. here…</w:t>
      </w:r>
    </w:p>
    <w:p w14:paraId="54BC2188" w14:textId="77777777" w:rsidR="00CC12DC" w:rsidRPr="00CA528E" w:rsidRDefault="00CC12DC" w:rsidP="00CC12DC">
      <w:pPr>
        <w:pStyle w:val="ListParagraph"/>
        <w:numPr>
          <w:ilvl w:val="0"/>
          <w:numId w:val="2"/>
        </w:numPr>
      </w:pPr>
      <w:r>
        <w:t>Reference any books, articles, blogs, documentation, videos etc. here…</w:t>
      </w:r>
    </w:p>
    <w:p w14:paraId="505F4F66" w14:textId="77777777" w:rsidR="00CC12DC" w:rsidRPr="00CA528E" w:rsidRDefault="00CC12DC" w:rsidP="00CC12DC">
      <w:pPr>
        <w:pStyle w:val="ListParagraph"/>
        <w:numPr>
          <w:ilvl w:val="0"/>
          <w:numId w:val="2"/>
        </w:numPr>
      </w:pPr>
      <w:r>
        <w:t>Reference any books, articles, blogs, documentation, videos etc. here…</w:t>
      </w:r>
    </w:p>
    <w:p w14:paraId="7375D298" w14:textId="77777777" w:rsidR="00CC12DC" w:rsidRPr="00CA528E" w:rsidRDefault="00CC12DC" w:rsidP="00CC12DC">
      <w:pPr>
        <w:pStyle w:val="ListParagraph"/>
        <w:numPr>
          <w:ilvl w:val="0"/>
          <w:numId w:val="2"/>
        </w:numPr>
      </w:pPr>
      <w:r>
        <w:t>Reference any books, articles, blogs, documentation, videos etc. here…</w:t>
      </w:r>
    </w:p>
    <w:p w14:paraId="0A1D098F" w14:textId="77777777" w:rsidR="00CC12DC" w:rsidRPr="00CA528E" w:rsidRDefault="00CC12DC" w:rsidP="00CC12DC">
      <w:pPr>
        <w:pStyle w:val="ListParagraph"/>
        <w:numPr>
          <w:ilvl w:val="0"/>
          <w:numId w:val="2"/>
        </w:numPr>
      </w:pPr>
      <w:r>
        <w:t>Reference any books, articles, blogs, documentation, videos etc. here…</w:t>
      </w:r>
    </w:p>
    <w:p w14:paraId="17045BA3" w14:textId="77777777" w:rsidR="00CC12DC" w:rsidRPr="00CA528E" w:rsidRDefault="00CC12DC" w:rsidP="00CC12DC">
      <w:pPr>
        <w:pStyle w:val="ListParagraph"/>
        <w:numPr>
          <w:ilvl w:val="0"/>
          <w:numId w:val="2"/>
        </w:numPr>
      </w:pPr>
      <w:r>
        <w:t>Reference any books, articles, blogs, documentation, videos etc. here…</w:t>
      </w:r>
    </w:p>
    <w:p w14:paraId="1D3C47E5" w14:textId="77777777" w:rsidR="00CC12DC" w:rsidRPr="00CA528E" w:rsidRDefault="00CC12DC" w:rsidP="00CC12DC">
      <w:pPr>
        <w:pStyle w:val="ListParagraph"/>
        <w:numPr>
          <w:ilvl w:val="0"/>
          <w:numId w:val="2"/>
        </w:numPr>
      </w:pPr>
      <w:r>
        <w:t>Reference any books, articles, blogs, documentation, videos etc. here…</w:t>
      </w:r>
    </w:p>
    <w:p w14:paraId="2C9EE134" w14:textId="77777777" w:rsidR="00CC12DC" w:rsidRDefault="00CC12DC" w:rsidP="00CC12DC">
      <w:pPr>
        <w:pStyle w:val="ListParagraph"/>
        <w:numPr>
          <w:ilvl w:val="0"/>
          <w:numId w:val="2"/>
        </w:numPr>
      </w:pPr>
      <w:r>
        <w:t>Reference any books, articles, blogs, documentation, videos etc. here…</w:t>
      </w:r>
    </w:p>
    <w:p w14:paraId="209019FC" w14:textId="5B771632" w:rsidR="00CC12DC" w:rsidRPr="00CC12DC" w:rsidRDefault="00CC12DC" w:rsidP="00CC12DC">
      <w:pPr>
        <w:rPr>
          <w:rFonts w:asciiTheme="majorHAnsi" w:eastAsiaTheme="majorEastAsia" w:hAnsiTheme="majorHAnsi" w:cstheme="majorBidi"/>
          <w:b/>
          <w:bCs/>
          <w:color w:val="2F5496" w:themeColor="accent1" w:themeShade="BF"/>
          <w:sz w:val="26"/>
          <w:szCs w:val="26"/>
        </w:rPr>
      </w:pPr>
      <w:r w:rsidRPr="00CC12DC">
        <w:rPr>
          <w:rFonts w:asciiTheme="majorHAnsi" w:eastAsiaTheme="majorEastAsia" w:hAnsiTheme="majorHAnsi" w:cstheme="majorBidi"/>
          <w:b/>
          <w:bCs/>
          <w:color w:val="2F5496" w:themeColor="accent1" w:themeShade="BF"/>
          <w:sz w:val="26"/>
          <w:szCs w:val="26"/>
        </w:rPr>
        <w:t>Report Update Log</w:t>
      </w:r>
    </w:p>
    <w:tbl>
      <w:tblPr>
        <w:tblStyle w:val="GridTable4-Accent1"/>
        <w:tblW w:w="0" w:type="auto"/>
        <w:tblLook w:val="04A0" w:firstRow="1" w:lastRow="0" w:firstColumn="1" w:lastColumn="0" w:noHBand="0" w:noVBand="1"/>
      </w:tblPr>
      <w:tblGrid>
        <w:gridCol w:w="1271"/>
        <w:gridCol w:w="6379"/>
        <w:gridCol w:w="1366"/>
      </w:tblGrid>
      <w:tr w:rsidR="00CC12DC" w14:paraId="12E6B39D" w14:textId="77777777" w:rsidTr="00CC1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03F9B4F" w14:textId="39E1A375" w:rsidR="00CC12DC" w:rsidRDefault="00CC12DC" w:rsidP="00CC12DC">
            <w:r>
              <w:t>Date</w:t>
            </w:r>
          </w:p>
        </w:tc>
        <w:tc>
          <w:tcPr>
            <w:tcW w:w="6379" w:type="dxa"/>
          </w:tcPr>
          <w:p w14:paraId="53361B7D" w14:textId="4D100B13" w:rsidR="00CC12DC" w:rsidRDefault="00CC12DC" w:rsidP="00CC12DC">
            <w:pPr>
              <w:cnfStyle w:val="100000000000" w:firstRow="1" w:lastRow="0" w:firstColumn="0" w:lastColumn="0" w:oddVBand="0" w:evenVBand="0" w:oddHBand="0" w:evenHBand="0" w:firstRowFirstColumn="0" w:firstRowLastColumn="0" w:lastRowFirstColumn="0" w:lastRowLastColumn="0"/>
            </w:pPr>
            <w:r>
              <w:t>Update Description</w:t>
            </w:r>
          </w:p>
        </w:tc>
        <w:tc>
          <w:tcPr>
            <w:tcW w:w="1366" w:type="dxa"/>
          </w:tcPr>
          <w:p w14:paraId="5DC969A4" w14:textId="345E8933" w:rsidR="00CC12DC" w:rsidRDefault="00CC12DC" w:rsidP="00CC12DC">
            <w:pPr>
              <w:cnfStyle w:val="100000000000" w:firstRow="1" w:lastRow="0" w:firstColumn="0" w:lastColumn="0" w:oddVBand="0" w:evenVBand="0" w:oddHBand="0" w:evenHBand="0" w:firstRowFirstColumn="0" w:firstRowLastColumn="0" w:lastRowFirstColumn="0" w:lastRowLastColumn="0"/>
            </w:pPr>
            <w:r>
              <w:t>Time Spent</w:t>
            </w:r>
          </w:p>
        </w:tc>
      </w:tr>
      <w:tr w:rsidR="00CC12DC" w14:paraId="56AF9584"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854B41" w14:textId="0A4ABB14" w:rsidR="00CC12DC" w:rsidRDefault="00CC12DC" w:rsidP="00CC12DC">
            <w:r>
              <w:t>20/09/25</w:t>
            </w:r>
          </w:p>
        </w:tc>
        <w:tc>
          <w:tcPr>
            <w:tcW w:w="6379" w:type="dxa"/>
          </w:tcPr>
          <w:p w14:paraId="0FA4BF74" w14:textId="45FAA1B9" w:rsidR="00CC12DC" w:rsidRDefault="00CC12DC" w:rsidP="00CC12DC">
            <w:pPr>
              <w:cnfStyle w:val="000000100000" w:firstRow="0" w:lastRow="0" w:firstColumn="0" w:lastColumn="0" w:oddVBand="0" w:evenVBand="0" w:oddHBand="1"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3E517984" w14:textId="6A923E0C" w:rsidR="00CC12DC" w:rsidRDefault="00CC12DC" w:rsidP="00CC12DC">
            <w:pPr>
              <w:cnfStyle w:val="000000100000" w:firstRow="0" w:lastRow="0" w:firstColumn="0" w:lastColumn="0" w:oddVBand="0" w:evenVBand="0" w:oddHBand="1" w:evenHBand="0" w:firstRowFirstColumn="0" w:firstRowLastColumn="0" w:lastRowFirstColumn="0" w:lastRowLastColumn="0"/>
            </w:pPr>
            <w:r>
              <w:t>2 hours</w:t>
            </w:r>
          </w:p>
        </w:tc>
      </w:tr>
      <w:tr w:rsidR="00CC12DC" w14:paraId="618BCA27"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2907DD9E" w14:textId="581C87A6" w:rsidR="00CC12DC" w:rsidRDefault="00CC12DC" w:rsidP="00CC12DC">
            <w:r>
              <w:t>22/09/25</w:t>
            </w:r>
          </w:p>
        </w:tc>
        <w:tc>
          <w:tcPr>
            <w:tcW w:w="6379" w:type="dxa"/>
          </w:tcPr>
          <w:p w14:paraId="2DCDC91F" w14:textId="654DE980" w:rsidR="00CC12DC" w:rsidRDefault="00CC12DC" w:rsidP="00CC12DC">
            <w:pPr>
              <w:cnfStyle w:val="000000000000" w:firstRow="0" w:lastRow="0" w:firstColumn="0" w:lastColumn="0" w:oddVBand="0" w:evenVBand="0" w:oddHBand="0"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4AA9721E" w14:textId="366CB04E" w:rsidR="00CC12DC" w:rsidRDefault="00CC12DC" w:rsidP="00CC12DC">
            <w:pPr>
              <w:cnfStyle w:val="000000000000" w:firstRow="0" w:lastRow="0" w:firstColumn="0" w:lastColumn="0" w:oddVBand="0" w:evenVBand="0" w:oddHBand="0" w:evenHBand="0" w:firstRowFirstColumn="0" w:firstRowLastColumn="0" w:lastRowFirstColumn="0" w:lastRowLastColumn="0"/>
            </w:pPr>
            <w:r>
              <w:t>2 hours</w:t>
            </w:r>
          </w:p>
        </w:tc>
      </w:tr>
      <w:tr w:rsidR="00CC12DC" w14:paraId="7D1B9F87"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D73187" w14:textId="0CDD9B4B" w:rsidR="00CC12DC" w:rsidRDefault="00CC12DC" w:rsidP="00CC12DC">
            <w:r>
              <w:t>25/09/25</w:t>
            </w:r>
          </w:p>
        </w:tc>
        <w:tc>
          <w:tcPr>
            <w:tcW w:w="6379" w:type="dxa"/>
          </w:tcPr>
          <w:p w14:paraId="3C93EF72" w14:textId="7903B641" w:rsidR="00CC12DC" w:rsidRDefault="00CC12DC" w:rsidP="00CC12DC">
            <w:pPr>
              <w:cnfStyle w:val="000000100000" w:firstRow="0" w:lastRow="0" w:firstColumn="0" w:lastColumn="0" w:oddVBand="0" w:evenVBand="0" w:oddHBand="1"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1255B55E" w14:textId="38AA13A3" w:rsidR="00CC12DC" w:rsidRDefault="00CC12DC" w:rsidP="00CC12DC">
            <w:pPr>
              <w:cnfStyle w:val="000000100000" w:firstRow="0" w:lastRow="0" w:firstColumn="0" w:lastColumn="0" w:oddVBand="0" w:evenVBand="0" w:oddHBand="1" w:evenHBand="0" w:firstRowFirstColumn="0" w:firstRowLastColumn="0" w:lastRowFirstColumn="0" w:lastRowLastColumn="0"/>
            </w:pPr>
            <w:r>
              <w:t>1 hour</w:t>
            </w:r>
          </w:p>
        </w:tc>
      </w:tr>
      <w:tr w:rsidR="00CC12DC" w14:paraId="2427FD2A"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27C3E9B7" w14:textId="59981D02" w:rsidR="00CC12DC" w:rsidRDefault="00CC12DC" w:rsidP="00CC12DC">
            <w:r>
              <w:t>26/09/25</w:t>
            </w:r>
          </w:p>
        </w:tc>
        <w:tc>
          <w:tcPr>
            <w:tcW w:w="6379" w:type="dxa"/>
          </w:tcPr>
          <w:p w14:paraId="21E9EC12" w14:textId="1E73C4E4" w:rsidR="00CC12DC" w:rsidRDefault="00CC12DC" w:rsidP="00CC12DC">
            <w:pPr>
              <w:cnfStyle w:val="000000000000" w:firstRow="0" w:lastRow="0" w:firstColumn="0" w:lastColumn="0" w:oddVBand="0" w:evenVBand="0" w:oddHBand="0"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2612392B" w14:textId="64EAE28E" w:rsidR="00CC12DC" w:rsidRDefault="00CC12DC" w:rsidP="00CC12DC">
            <w:pPr>
              <w:cnfStyle w:val="000000000000" w:firstRow="0" w:lastRow="0" w:firstColumn="0" w:lastColumn="0" w:oddVBand="0" w:evenVBand="0" w:oddHBand="0" w:evenHBand="0" w:firstRowFirstColumn="0" w:firstRowLastColumn="0" w:lastRowFirstColumn="0" w:lastRowLastColumn="0"/>
            </w:pPr>
            <w:r>
              <w:t>30 mins</w:t>
            </w:r>
          </w:p>
        </w:tc>
      </w:tr>
      <w:tr w:rsidR="00CC12DC" w14:paraId="734724CC"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D28063B" w14:textId="2E985A7E" w:rsidR="00CC12DC" w:rsidRDefault="00CC12DC" w:rsidP="00CC12DC">
            <w:r>
              <w:t>27/09/25</w:t>
            </w:r>
          </w:p>
        </w:tc>
        <w:tc>
          <w:tcPr>
            <w:tcW w:w="6379" w:type="dxa"/>
          </w:tcPr>
          <w:p w14:paraId="7383D455" w14:textId="5A551A3F" w:rsidR="00CC12DC" w:rsidRDefault="00CC12DC" w:rsidP="00CC12DC">
            <w:pPr>
              <w:cnfStyle w:val="000000100000" w:firstRow="0" w:lastRow="0" w:firstColumn="0" w:lastColumn="0" w:oddVBand="0" w:evenVBand="0" w:oddHBand="1"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2375A4FC" w14:textId="56E9F8A6" w:rsidR="00CC12DC" w:rsidRDefault="00CC12DC" w:rsidP="00CC12DC">
            <w:pPr>
              <w:cnfStyle w:val="000000100000" w:firstRow="0" w:lastRow="0" w:firstColumn="0" w:lastColumn="0" w:oddVBand="0" w:evenVBand="0" w:oddHBand="1" w:evenHBand="0" w:firstRowFirstColumn="0" w:firstRowLastColumn="0" w:lastRowFirstColumn="0" w:lastRowLastColumn="0"/>
            </w:pPr>
            <w:r>
              <w:t>1 hour</w:t>
            </w:r>
          </w:p>
        </w:tc>
      </w:tr>
      <w:tr w:rsidR="00CC12DC" w14:paraId="73C2CBF0"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1377BE05" w14:textId="5DE33B38" w:rsidR="00CC12DC" w:rsidRDefault="00CC12DC" w:rsidP="00CC12DC">
            <w:r>
              <w:t>30/09/25</w:t>
            </w:r>
          </w:p>
        </w:tc>
        <w:tc>
          <w:tcPr>
            <w:tcW w:w="6379" w:type="dxa"/>
          </w:tcPr>
          <w:p w14:paraId="73C16FA0" w14:textId="0DDCBE4D" w:rsidR="00CC12DC" w:rsidRDefault="00CC12DC" w:rsidP="00CC12DC">
            <w:pPr>
              <w:cnfStyle w:val="000000000000" w:firstRow="0" w:lastRow="0" w:firstColumn="0" w:lastColumn="0" w:oddVBand="0" w:evenVBand="0" w:oddHBand="0"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5EE43499" w14:textId="09891D8E" w:rsidR="00CC12DC" w:rsidRDefault="00CC12DC" w:rsidP="00CC12DC">
            <w:pPr>
              <w:cnfStyle w:val="000000000000" w:firstRow="0" w:lastRow="0" w:firstColumn="0" w:lastColumn="0" w:oddVBand="0" w:evenVBand="0" w:oddHBand="0" w:evenHBand="0" w:firstRowFirstColumn="0" w:firstRowLastColumn="0" w:lastRowFirstColumn="0" w:lastRowLastColumn="0"/>
            </w:pPr>
            <w:r>
              <w:t>3 hours</w:t>
            </w:r>
          </w:p>
        </w:tc>
      </w:tr>
      <w:tr w:rsidR="00CC12DC" w14:paraId="2E61B9E5"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67D403" w14:textId="1898CDB2" w:rsidR="00CC12DC" w:rsidRDefault="00CC12DC" w:rsidP="00CC12DC">
            <w:r>
              <w:t>02/10/25</w:t>
            </w:r>
          </w:p>
        </w:tc>
        <w:tc>
          <w:tcPr>
            <w:tcW w:w="6379" w:type="dxa"/>
          </w:tcPr>
          <w:p w14:paraId="2B3D6563" w14:textId="23E45150" w:rsidR="00CC12DC" w:rsidRDefault="00CC12DC" w:rsidP="00CC12DC">
            <w:pPr>
              <w:cnfStyle w:val="000000100000" w:firstRow="0" w:lastRow="0" w:firstColumn="0" w:lastColumn="0" w:oddVBand="0" w:evenVBand="0" w:oddHBand="1"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6D6748D3" w14:textId="09103991" w:rsidR="00CC12DC" w:rsidRDefault="00CC12DC" w:rsidP="00CC12DC">
            <w:pPr>
              <w:cnfStyle w:val="000000100000" w:firstRow="0" w:lastRow="0" w:firstColumn="0" w:lastColumn="0" w:oddVBand="0" w:evenVBand="0" w:oddHBand="1" w:evenHBand="0" w:firstRowFirstColumn="0" w:firstRowLastColumn="0" w:lastRowFirstColumn="0" w:lastRowLastColumn="0"/>
            </w:pPr>
            <w:r>
              <w:t>2 hours</w:t>
            </w:r>
          </w:p>
        </w:tc>
      </w:tr>
      <w:tr w:rsidR="00CC12DC" w14:paraId="7B333980"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31F699CD" w14:textId="230E2A6C" w:rsidR="00CC12DC" w:rsidRDefault="00CC12DC" w:rsidP="00CC12DC">
            <w:r>
              <w:t>04/10/25</w:t>
            </w:r>
          </w:p>
        </w:tc>
        <w:tc>
          <w:tcPr>
            <w:tcW w:w="6379" w:type="dxa"/>
          </w:tcPr>
          <w:p w14:paraId="5C772D9B" w14:textId="4E7D1870" w:rsidR="00CC12DC" w:rsidRDefault="00CC12DC" w:rsidP="00CC12DC">
            <w:pPr>
              <w:cnfStyle w:val="000000000000" w:firstRow="0" w:lastRow="0" w:firstColumn="0" w:lastColumn="0" w:oddVBand="0" w:evenVBand="0" w:oddHBand="0"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631D6EDF" w14:textId="301F5356" w:rsidR="00CC12DC" w:rsidRDefault="00CC12DC" w:rsidP="00CC12DC">
            <w:pPr>
              <w:cnfStyle w:val="000000000000" w:firstRow="0" w:lastRow="0" w:firstColumn="0" w:lastColumn="0" w:oddVBand="0" w:evenVBand="0" w:oddHBand="0" w:evenHBand="0" w:firstRowFirstColumn="0" w:firstRowLastColumn="0" w:lastRowFirstColumn="0" w:lastRowLastColumn="0"/>
            </w:pPr>
            <w:r>
              <w:t>2 hours</w:t>
            </w:r>
          </w:p>
        </w:tc>
      </w:tr>
      <w:tr w:rsidR="00CC12DC" w14:paraId="4FAC5266"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E1474A5" w14:textId="0F224DFE" w:rsidR="00CC12DC" w:rsidRDefault="00CC12DC" w:rsidP="00CC12DC">
            <w:r>
              <w:t>05/10/25</w:t>
            </w:r>
          </w:p>
        </w:tc>
        <w:tc>
          <w:tcPr>
            <w:tcW w:w="6379" w:type="dxa"/>
          </w:tcPr>
          <w:p w14:paraId="11CBABCC" w14:textId="3CCCCB21" w:rsidR="00CC12DC" w:rsidRDefault="00CC12DC" w:rsidP="00CC12DC">
            <w:pPr>
              <w:cnfStyle w:val="000000100000" w:firstRow="0" w:lastRow="0" w:firstColumn="0" w:lastColumn="0" w:oddVBand="0" w:evenVBand="0" w:oddHBand="1"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4D8A5A05" w14:textId="6B764141" w:rsidR="00CC12DC" w:rsidRDefault="00CC12DC" w:rsidP="00CC12DC">
            <w:pPr>
              <w:cnfStyle w:val="000000100000" w:firstRow="0" w:lastRow="0" w:firstColumn="0" w:lastColumn="0" w:oddVBand="0" w:evenVBand="0" w:oddHBand="1" w:evenHBand="0" w:firstRowFirstColumn="0" w:firstRowLastColumn="0" w:lastRowFirstColumn="0" w:lastRowLastColumn="0"/>
            </w:pPr>
            <w:r>
              <w:t>4 hours</w:t>
            </w:r>
          </w:p>
        </w:tc>
      </w:tr>
      <w:tr w:rsidR="00CC12DC" w14:paraId="2DEE0545"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5BFA6210" w14:textId="2C45AF94" w:rsidR="00CC12DC" w:rsidRDefault="00CC12DC" w:rsidP="00CC12DC">
            <w:r>
              <w:t>07/10/25</w:t>
            </w:r>
          </w:p>
        </w:tc>
        <w:tc>
          <w:tcPr>
            <w:tcW w:w="6379" w:type="dxa"/>
          </w:tcPr>
          <w:p w14:paraId="2F90E51E" w14:textId="7A2A64C5" w:rsidR="00CC12DC" w:rsidRDefault="00CC12DC" w:rsidP="00CC12DC">
            <w:pPr>
              <w:cnfStyle w:val="000000000000" w:firstRow="0" w:lastRow="0" w:firstColumn="0" w:lastColumn="0" w:oddVBand="0" w:evenVBand="0" w:oddHBand="0"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64B2798D" w14:textId="4768C47D" w:rsidR="00CC12DC" w:rsidRDefault="00CC12DC" w:rsidP="00CC12DC">
            <w:pPr>
              <w:cnfStyle w:val="000000000000" w:firstRow="0" w:lastRow="0" w:firstColumn="0" w:lastColumn="0" w:oddVBand="0" w:evenVBand="0" w:oddHBand="0" w:evenHBand="0" w:firstRowFirstColumn="0" w:firstRowLastColumn="0" w:lastRowFirstColumn="0" w:lastRowLastColumn="0"/>
            </w:pPr>
            <w:r>
              <w:t>30 mins</w:t>
            </w:r>
          </w:p>
        </w:tc>
      </w:tr>
      <w:tr w:rsidR="00CC12DC" w14:paraId="1DDDF7F6"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8F9D130" w14:textId="704F784A" w:rsidR="00CC12DC" w:rsidRDefault="00CC12DC" w:rsidP="00CC12DC">
            <w:r>
              <w:t>12/10/25</w:t>
            </w:r>
          </w:p>
        </w:tc>
        <w:tc>
          <w:tcPr>
            <w:tcW w:w="6379" w:type="dxa"/>
          </w:tcPr>
          <w:p w14:paraId="62DAEA57" w14:textId="1946D10B" w:rsidR="00CC12DC" w:rsidRDefault="00CC12DC" w:rsidP="00CC12DC">
            <w:pPr>
              <w:cnfStyle w:val="000000100000" w:firstRow="0" w:lastRow="0" w:firstColumn="0" w:lastColumn="0" w:oddVBand="0" w:evenVBand="0" w:oddHBand="1"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035CE586" w14:textId="4CCE6079" w:rsidR="00CC12DC" w:rsidRDefault="00CC12DC" w:rsidP="00CC12DC">
            <w:pPr>
              <w:cnfStyle w:val="000000100000" w:firstRow="0" w:lastRow="0" w:firstColumn="0" w:lastColumn="0" w:oddVBand="0" w:evenVBand="0" w:oddHBand="1" w:evenHBand="0" w:firstRowFirstColumn="0" w:firstRowLastColumn="0" w:lastRowFirstColumn="0" w:lastRowLastColumn="0"/>
            </w:pPr>
            <w:r>
              <w:t>1 hour</w:t>
            </w:r>
          </w:p>
        </w:tc>
      </w:tr>
      <w:tr w:rsidR="00CC12DC" w14:paraId="180E26EC"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60BE5A73" w14:textId="678BC858" w:rsidR="00CC12DC" w:rsidRDefault="00CC12DC" w:rsidP="00CC12DC">
            <w:r>
              <w:t>14/10/25</w:t>
            </w:r>
          </w:p>
        </w:tc>
        <w:tc>
          <w:tcPr>
            <w:tcW w:w="6379" w:type="dxa"/>
          </w:tcPr>
          <w:p w14:paraId="01A0D089" w14:textId="2457D4C1" w:rsidR="00CC12DC" w:rsidRDefault="00CC12DC" w:rsidP="00CC12DC">
            <w:pPr>
              <w:cnfStyle w:val="000000000000" w:firstRow="0" w:lastRow="0" w:firstColumn="0" w:lastColumn="0" w:oddVBand="0" w:evenVBand="0" w:oddHBand="0"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116CDAAF" w14:textId="5889BEF0" w:rsidR="00CC12DC" w:rsidRDefault="00CC12DC" w:rsidP="00CC12DC">
            <w:pPr>
              <w:cnfStyle w:val="000000000000" w:firstRow="0" w:lastRow="0" w:firstColumn="0" w:lastColumn="0" w:oddVBand="0" w:evenVBand="0" w:oddHBand="0" w:evenHBand="0" w:firstRowFirstColumn="0" w:firstRowLastColumn="0" w:lastRowFirstColumn="0" w:lastRowLastColumn="0"/>
            </w:pPr>
            <w:r>
              <w:t>3 hours</w:t>
            </w:r>
          </w:p>
        </w:tc>
      </w:tr>
      <w:tr w:rsidR="00CC12DC" w14:paraId="63DD4CCA"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4B5C01F" w14:textId="6733C581" w:rsidR="00CC12DC" w:rsidRDefault="0072434A" w:rsidP="00CC12DC">
            <w:r>
              <w:lastRenderedPageBreak/>
              <w:t>15</w:t>
            </w:r>
            <w:r w:rsidR="00CC12DC">
              <w:t>/10/25</w:t>
            </w:r>
          </w:p>
        </w:tc>
        <w:tc>
          <w:tcPr>
            <w:tcW w:w="6379" w:type="dxa"/>
          </w:tcPr>
          <w:p w14:paraId="4B98094D" w14:textId="02E22EC1" w:rsidR="00CC12DC" w:rsidRDefault="00CC12DC" w:rsidP="00CC12DC">
            <w:pPr>
              <w:cnfStyle w:val="000000100000" w:firstRow="0" w:lastRow="0" w:firstColumn="0" w:lastColumn="0" w:oddVBand="0" w:evenVBand="0" w:oddHBand="1"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22A9B6FA" w14:textId="7665C38F" w:rsidR="00CC12DC" w:rsidRDefault="00CC12DC" w:rsidP="00CC12DC">
            <w:pPr>
              <w:cnfStyle w:val="000000100000" w:firstRow="0" w:lastRow="0" w:firstColumn="0" w:lastColumn="0" w:oddVBand="0" w:evenVBand="0" w:oddHBand="1" w:evenHBand="0" w:firstRowFirstColumn="0" w:firstRowLastColumn="0" w:lastRowFirstColumn="0" w:lastRowLastColumn="0"/>
            </w:pPr>
            <w:r>
              <w:t>30 mins</w:t>
            </w:r>
          </w:p>
        </w:tc>
      </w:tr>
      <w:tr w:rsidR="00CC12DC" w14:paraId="1F6B632A"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40D67F9A" w14:textId="2D667295" w:rsidR="00CC12DC" w:rsidRDefault="0072434A" w:rsidP="00CC12DC">
            <w:r>
              <w:t>16</w:t>
            </w:r>
            <w:r w:rsidR="00CC12DC">
              <w:t>/10/25</w:t>
            </w:r>
          </w:p>
        </w:tc>
        <w:tc>
          <w:tcPr>
            <w:tcW w:w="6379" w:type="dxa"/>
          </w:tcPr>
          <w:p w14:paraId="7FEA16A0" w14:textId="3A285F2E" w:rsidR="00CC12DC" w:rsidRDefault="00CC12DC" w:rsidP="00CC12DC">
            <w:pPr>
              <w:cnfStyle w:val="000000000000" w:firstRow="0" w:lastRow="0" w:firstColumn="0" w:lastColumn="0" w:oddVBand="0" w:evenVBand="0" w:oddHBand="0" w:evenHBand="0" w:firstRowFirstColumn="0" w:firstRowLastColumn="0" w:lastRowFirstColumn="0" w:lastRowLastColumn="0"/>
            </w:pPr>
            <w:r w:rsidRPr="00CA528E">
              <w:t>Purus semper eget duis at tellus. Ultricies tristique nulla aliquet enim tortor at auctor urna nunc. Pharetra massa massa ultricies mi quis.</w:t>
            </w:r>
          </w:p>
        </w:tc>
        <w:tc>
          <w:tcPr>
            <w:tcW w:w="1366" w:type="dxa"/>
          </w:tcPr>
          <w:p w14:paraId="5272F69A" w14:textId="390C34D1" w:rsidR="00CC12DC" w:rsidRDefault="00CC12DC" w:rsidP="00CC12DC">
            <w:pPr>
              <w:cnfStyle w:val="000000000000" w:firstRow="0" w:lastRow="0" w:firstColumn="0" w:lastColumn="0" w:oddVBand="0" w:evenVBand="0" w:oddHBand="0" w:evenHBand="0" w:firstRowFirstColumn="0" w:firstRowLastColumn="0" w:lastRowFirstColumn="0" w:lastRowLastColumn="0"/>
            </w:pPr>
            <w:r>
              <w:t>1 hour</w:t>
            </w:r>
          </w:p>
        </w:tc>
      </w:tr>
      <w:tr w:rsidR="00CC12DC" w14:paraId="215C036C"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C1467CB" w14:textId="77777777" w:rsidR="00CC12DC" w:rsidRDefault="00CC12DC" w:rsidP="00CC12DC"/>
        </w:tc>
        <w:tc>
          <w:tcPr>
            <w:tcW w:w="6379" w:type="dxa"/>
          </w:tcPr>
          <w:p w14:paraId="75DEAEC9"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c>
          <w:tcPr>
            <w:tcW w:w="1366" w:type="dxa"/>
          </w:tcPr>
          <w:p w14:paraId="7AE43F44"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r>
      <w:tr w:rsidR="00CC12DC" w14:paraId="163E8C83"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6A962220" w14:textId="77777777" w:rsidR="00CC12DC" w:rsidRDefault="00CC12DC" w:rsidP="00CC12DC"/>
        </w:tc>
        <w:tc>
          <w:tcPr>
            <w:tcW w:w="6379" w:type="dxa"/>
          </w:tcPr>
          <w:p w14:paraId="1CA81ABE"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c>
          <w:tcPr>
            <w:tcW w:w="1366" w:type="dxa"/>
          </w:tcPr>
          <w:p w14:paraId="78169AD3"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r>
      <w:tr w:rsidR="00CC12DC" w14:paraId="525A0AC4"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6C334C" w14:textId="77777777" w:rsidR="00CC12DC" w:rsidRDefault="00CC12DC" w:rsidP="00CC12DC"/>
        </w:tc>
        <w:tc>
          <w:tcPr>
            <w:tcW w:w="6379" w:type="dxa"/>
          </w:tcPr>
          <w:p w14:paraId="16F892B3"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c>
          <w:tcPr>
            <w:tcW w:w="1366" w:type="dxa"/>
          </w:tcPr>
          <w:p w14:paraId="59209752"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r>
      <w:tr w:rsidR="00CC12DC" w14:paraId="7A512D3A"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7FA840EA" w14:textId="77777777" w:rsidR="00CC12DC" w:rsidRDefault="00CC12DC" w:rsidP="00CC12DC"/>
        </w:tc>
        <w:tc>
          <w:tcPr>
            <w:tcW w:w="6379" w:type="dxa"/>
          </w:tcPr>
          <w:p w14:paraId="74CF42E5"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c>
          <w:tcPr>
            <w:tcW w:w="1366" w:type="dxa"/>
          </w:tcPr>
          <w:p w14:paraId="4E464EFD"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r>
      <w:tr w:rsidR="00CC12DC" w14:paraId="48E2C410"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8E6FA" w14:textId="77777777" w:rsidR="00CC12DC" w:rsidRDefault="00CC12DC" w:rsidP="00CC12DC"/>
        </w:tc>
        <w:tc>
          <w:tcPr>
            <w:tcW w:w="6379" w:type="dxa"/>
          </w:tcPr>
          <w:p w14:paraId="6F31DDAF"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c>
          <w:tcPr>
            <w:tcW w:w="1366" w:type="dxa"/>
          </w:tcPr>
          <w:p w14:paraId="67126CBF"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r>
      <w:tr w:rsidR="00CC12DC" w14:paraId="3F95AFF0"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2CFB2C1D" w14:textId="77777777" w:rsidR="00CC12DC" w:rsidRDefault="00CC12DC" w:rsidP="00CC12DC"/>
        </w:tc>
        <w:tc>
          <w:tcPr>
            <w:tcW w:w="6379" w:type="dxa"/>
          </w:tcPr>
          <w:p w14:paraId="3AD8132D"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c>
          <w:tcPr>
            <w:tcW w:w="1366" w:type="dxa"/>
          </w:tcPr>
          <w:p w14:paraId="0E64797F"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r>
      <w:tr w:rsidR="00CC12DC" w14:paraId="12AB08FB"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211178E" w14:textId="77777777" w:rsidR="00CC12DC" w:rsidRDefault="00CC12DC" w:rsidP="00CC12DC"/>
        </w:tc>
        <w:tc>
          <w:tcPr>
            <w:tcW w:w="6379" w:type="dxa"/>
          </w:tcPr>
          <w:p w14:paraId="04C16833"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c>
          <w:tcPr>
            <w:tcW w:w="1366" w:type="dxa"/>
          </w:tcPr>
          <w:p w14:paraId="0AC71631"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r>
      <w:tr w:rsidR="00CC12DC" w14:paraId="0016259E"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088F1531" w14:textId="77777777" w:rsidR="00CC12DC" w:rsidRDefault="00CC12DC" w:rsidP="00CC12DC"/>
        </w:tc>
        <w:tc>
          <w:tcPr>
            <w:tcW w:w="6379" w:type="dxa"/>
          </w:tcPr>
          <w:p w14:paraId="742CA41B"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c>
          <w:tcPr>
            <w:tcW w:w="1366" w:type="dxa"/>
          </w:tcPr>
          <w:p w14:paraId="6FA09F8F"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r>
    </w:tbl>
    <w:p w14:paraId="41AD3EA7" w14:textId="77777777" w:rsidR="00DB29C4" w:rsidRDefault="00DB29C4" w:rsidP="00DB29C4">
      <w:pPr>
        <w:rPr>
          <w:ins w:id="4" w:author="Walsh, Robert" w:date="2025-10-31T13:23:00Z" w16du:dateUtc="2025-10-31T13:23:00Z"/>
        </w:rPr>
      </w:pPr>
    </w:p>
    <w:p w14:paraId="6D224D95" w14:textId="17C929A7" w:rsidR="00B321A3" w:rsidRPr="00CA528E" w:rsidRDefault="00B321A3" w:rsidP="00DB29C4"/>
    <w:sectPr w:rsidR="00B321A3" w:rsidRPr="00CA528E">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E68B1" w14:textId="77777777" w:rsidR="00B63CBD" w:rsidRDefault="00B63CBD" w:rsidP="00A8683F">
      <w:pPr>
        <w:spacing w:after="0" w:line="240" w:lineRule="auto"/>
      </w:pPr>
      <w:r>
        <w:separator/>
      </w:r>
    </w:p>
  </w:endnote>
  <w:endnote w:type="continuationSeparator" w:id="0">
    <w:p w14:paraId="0EBE1BFB" w14:textId="77777777" w:rsidR="00B63CBD" w:rsidRDefault="00B63CBD" w:rsidP="00A86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51753"/>
      <w:docPartObj>
        <w:docPartGallery w:val="Page Numbers (Bottom of Page)"/>
        <w:docPartUnique/>
      </w:docPartObj>
    </w:sdtPr>
    <w:sdtEndPr>
      <w:rPr>
        <w:color w:val="7F7F7F" w:themeColor="background1" w:themeShade="7F"/>
        <w:spacing w:val="60"/>
        <w:lang w:val="en-GB"/>
      </w:rPr>
    </w:sdtEndPr>
    <w:sdtContent>
      <w:p w14:paraId="33797216" w14:textId="77777777" w:rsidR="00A8683F" w:rsidRDefault="00A8683F">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551A8856" w14:textId="77777777" w:rsidR="00A8683F" w:rsidRDefault="00A86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0627" w14:textId="77777777" w:rsidR="00B63CBD" w:rsidRDefault="00B63CBD" w:rsidP="00A8683F">
      <w:pPr>
        <w:spacing w:after="0" w:line="240" w:lineRule="auto"/>
      </w:pPr>
      <w:r>
        <w:separator/>
      </w:r>
    </w:p>
  </w:footnote>
  <w:footnote w:type="continuationSeparator" w:id="0">
    <w:p w14:paraId="582B55FE" w14:textId="77777777" w:rsidR="00B63CBD" w:rsidRDefault="00B63CBD" w:rsidP="00A86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82ED" w14:textId="77777777" w:rsidR="00446457" w:rsidRDefault="00446457" w:rsidP="00446457">
    <w:pPr>
      <w:pStyle w:val="Header"/>
    </w:pPr>
    <w:r>
      <w:drawing>
        <wp:inline distT="0" distB="0" distL="0" distR="0" wp14:anchorId="7ED01E8E" wp14:editId="11312D91">
          <wp:extent cx="1447800" cy="547456"/>
          <wp:effectExtent l="0" t="0" r="0" b="5080"/>
          <wp:docPr id="938528260" name="Picture 6" descr="University of Ga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iversity of Galw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586" cy="557207"/>
                  </a:xfrm>
                  <a:prstGeom prst="rect">
                    <a:avLst/>
                  </a:prstGeom>
                  <a:noFill/>
                  <a:ln>
                    <a:noFill/>
                  </a:ln>
                </pic:spPr>
              </pic:pic>
            </a:graphicData>
          </a:graphic>
        </wp:inline>
      </w:drawing>
    </w:r>
    <w:r>
      <w:tab/>
    </w:r>
    <w:r>
      <w:tab/>
      <w:t xml:space="preserve"> </w:t>
    </w:r>
    <w:r>
      <w:drawing>
        <wp:inline distT="0" distB="0" distL="0" distR="0" wp14:anchorId="26ADD072" wp14:editId="752264CD">
          <wp:extent cx="1390650" cy="496310"/>
          <wp:effectExtent l="0" t="0" r="0" b="0"/>
          <wp:docPr id="1546470037" name="Picture 5" descr="SKLearn | Scikit-Learn In Python | SciKit Lear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KLearn | Scikit-Learn In Python | SciKit Learn Tutori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4914" cy="50140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09D"/>
    <w:multiLevelType w:val="hybridMultilevel"/>
    <w:tmpl w:val="C020FF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CB47CA7"/>
    <w:multiLevelType w:val="hybridMultilevel"/>
    <w:tmpl w:val="CB343E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60364998">
    <w:abstractNumId w:val="0"/>
  </w:num>
  <w:num w:numId="2" w16cid:durableId="2116237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sh, Robert">
    <w15:presenceInfo w15:providerId="AD" w15:userId="S::R.Walsh47@universityofgalway.ie::12885d52-88a4-4745-9cf6-1bdbc1a5d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9C4"/>
    <w:rsid w:val="00065FD2"/>
    <w:rsid w:val="001B5397"/>
    <w:rsid w:val="003B40ED"/>
    <w:rsid w:val="00446457"/>
    <w:rsid w:val="00555582"/>
    <w:rsid w:val="005B42FA"/>
    <w:rsid w:val="005B68A5"/>
    <w:rsid w:val="006A70CF"/>
    <w:rsid w:val="00711C50"/>
    <w:rsid w:val="0072434A"/>
    <w:rsid w:val="00965636"/>
    <w:rsid w:val="00A12A56"/>
    <w:rsid w:val="00A8683F"/>
    <w:rsid w:val="00A94AA7"/>
    <w:rsid w:val="00B321A3"/>
    <w:rsid w:val="00B47C8A"/>
    <w:rsid w:val="00B63CBD"/>
    <w:rsid w:val="00BB2B7C"/>
    <w:rsid w:val="00CA528E"/>
    <w:rsid w:val="00CC12DC"/>
    <w:rsid w:val="00DB29C4"/>
    <w:rsid w:val="00E21B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7094"/>
  <w15:chartTrackingRefBased/>
  <w15:docId w15:val="{456C9946-CD99-493B-A59C-93260620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B29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29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9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29C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CA528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86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83F"/>
    <w:rPr>
      <w:noProof/>
    </w:rPr>
  </w:style>
  <w:style w:type="paragraph" w:styleId="Footer">
    <w:name w:val="footer"/>
    <w:basedOn w:val="Normal"/>
    <w:link w:val="FooterChar"/>
    <w:uiPriority w:val="99"/>
    <w:unhideWhenUsed/>
    <w:rsid w:val="00A86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83F"/>
    <w:rPr>
      <w:noProof/>
    </w:rPr>
  </w:style>
  <w:style w:type="paragraph" w:styleId="ListParagraph">
    <w:name w:val="List Paragraph"/>
    <w:basedOn w:val="Normal"/>
    <w:uiPriority w:val="34"/>
    <w:qFormat/>
    <w:rsid w:val="00A8683F"/>
    <w:pPr>
      <w:ind w:left="720"/>
      <w:contextualSpacing/>
    </w:pPr>
  </w:style>
  <w:style w:type="table" w:styleId="TableGrid">
    <w:name w:val="Table Grid"/>
    <w:basedOn w:val="TableNormal"/>
    <w:uiPriority w:val="39"/>
    <w:rsid w:val="00CC1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C12D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3B40ED"/>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28909-25B0-4C0A-895B-7DCDABE54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Glavin, Frank</dc:creator>
  <cp:keywords/>
  <dc:description/>
  <cp:lastModifiedBy>Walsh, Robert</cp:lastModifiedBy>
  <cp:revision>10</cp:revision>
  <dcterms:created xsi:type="dcterms:W3CDTF">2025-09-19T10:56:00Z</dcterms:created>
  <dcterms:modified xsi:type="dcterms:W3CDTF">2025-10-31T13:24:00Z</dcterms:modified>
</cp:coreProperties>
</file>